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8BFC2E" w14:textId="55F584A3" w:rsidR="00292E20" w:rsidRDefault="00406640" w:rsidP="00406640">
      <w:pPr>
        <w:rPr>
          <w:b/>
          <w:bCs/>
          <w:sz w:val="32"/>
          <w:szCs w:val="32"/>
          <w:lang w:val="ro-RO"/>
        </w:rPr>
      </w:pPr>
      <w:bookmarkStart w:id="0" w:name="_Hlk40182542"/>
      <w:bookmarkEnd w:id="0"/>
      <w:proofErr w:type="spellStart"/>
      <w:r>
        <w:rPr>
          <w:b/>
          <w:bCs/>
          <w:sz w:val="32"/>
          <w:szCs w:val="32"/>
          <w:lang w:val="ro-RO"/>
        </w:rPr>
        <w:t>Studenti</w:t>
      </w:r>
      <w:proofErr w:type="spellEnd"/>
      <w:r>
        <w:rPr>
          <w:b/>
          <w:bCs/>
          <w:sz w:val="32"/>
          <w:szCs w:val="32"/>
          <w:lang w:val="ro-RO"/>
        </w:rPr>
        <w:t>:</w:t>
      </w:r>
    </w:p>
    <w:p w14:paraId="46EE38A8" w14:textId="787C6261" w:rsidR="00406640" w:rsidRDefault="00406640" w:rsidP="00406640">
      <w:pPr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t>Coblisan George</w:t>
      </w:r>
    </w:p>
    <w:p w14:paraId="56D72889" w14:textId="4FE08CE6" w:rsidR="00406640" w:rsidRDefault="00406640" w:rsidP="00406640">
      <w:pPr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t xml:space="preserve">Corpodean Darius </w:t>
      </w:r>
      <w:proofErr w:type="spellStart"/>
      <w:r>
        <w:rPr>
          <w:b/>
          <w:bCs/>
          <w:sz w:val="32"/>
          <w:szCs w:val="32"/>
          <w:lang w:val="ro-RO"/>
        </w:rPr>
        <w:t>Catalin</w:t>
      </w:r>
      <w:proofErr w:type="spellEnd"/>
    </w:p>
    <w:p w14:paraId="748A3B1A" w14:textId="7DA6CA3D" w:rsidR="00406640" w:rsidRDefault="00406640" w:rsidP="00406640">
      <w:pPr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t>Grupa: 30215</w:t>
      </w:r>
    </w:p>
    <w:p w14:paraId="02A9822C" w14:textId="3BF376C6" w:rsidR="003B0608" w:rsidRDefault="003B0608" w:rsidP="00406640">
      <w:pPr>
        <w:rPr>
          <w:b/>
          <w:bCs/>
          <w:sz w:val="32"/>
          <w:szCs w:val="32"/>
          <w:lang w:val="ro-RO"/>
        </w:rPr>
      </w:pPr>
    </w:p>
    <w:p w14:paraId="06206AE5" w14:textId="24B178F5" w:rsidR="003B0608" w:rsidRDefault="003B0608" w:rsidP="00406640">
      <w:pPr>
        <w:rPr>
          <w:b/>
          <w:bCs/>
          <w:sz w:val="32"/>
          <w:szCs w:val="32"/>
          <w:lang w:val="ro-RO"/>
        </w:rPr>
      </w:pPr>
    </w:p>
    <w:p w14:paraId="477A1776" w14:textId="77777777" w:rsidR="003B0608" w:rsidRPr="00406640" w:rsidRDefault="003B0608" w:rsidP="00406640">
      <w:pPr>
        <w:rPr>
          <w:lang w:val="ro-RO"/>
        </w:rPr>
      </w:pPr>
    </w:p>
    <w:p w14:paraId="0B16511F" w14:textId="77777777" w:rsidR="00A13E88" w:rsidRDefault="00406640" w:rsidP="00A13E88">
      <w:pPr>
        <w:jc w:val="center"/>
        <w:rPr>
          <w:b/>
          <w:bCs/>
          <w:sz w:val="96"/>
          <w:szCs w:val="96"/>
          <w:lang w:val="ro-RO"/>
        </w:rPr>
      </w:pPr>
      <w:r w:rsidRPr="00406640">
        <w:rPr>
          <w:b/>
          <w:bCs/>
          <w:sz w:val="96"/>
          <w:szCs w:val="96"/>
          <w:lang w:val="ro-RO"/>
        </w:rPr>
        <w:t>Automat b</w:t>
      </w:r>
      <w:r w:rsidR="003B0608" w:rsidRPr="00406640">
        <w:rPr>
          <w:b/>
          <w:bCs/>
          <w:sz w:val="96"/>
          <w:szCs w:val="96"/>
          <w:lang w:val="ro-RO"/>
        </w:rPr>
        <w:t>ancar</w:t>
      </w:r>
      <w:r w:rsidR="003B0608">
        <w:rPr>
          <w:b/>
          <w:bCs/>
          <w:noProof/>
          <w:sz w:val="96"/>
          <w:szCs w:val="96"/>
          <w:lang w:val="ro-RO"/>
        </w:rPr>
        <w:t xml:space="preserve"> </w:t>
      </w:r>
      <w:r w:rsidR="003B0608">
        <w:rPr>
          <w:b/>
          <w:bCs/>
          <w:noProof/>
          <w:sz w:val="96"/>
          <w:szCs w:val="96"/>
          <w:lang w:val="ro-RO"/>
        </w:rPr>
        <w:drawing>
          <wp:inline distT="0" distB="0" distL="0" distR="0" wp14:anchorId="36B06337" wp14:editId="609C26B7">
            <wp:extent cx="5943600" cy="4743450"/>
            <wp:effectExtent l="0" t="0" r="0" b="0"/>
            <wp:docPr id="51" name="I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C863" w14:textId="0CA0ACEA" w:rsidR="00406640" w:rsidRPr="00A13E88" w:rsidRDefault="00406640" w:rsidP="00A13E88">
      <w:pPr>
        <w:rPr>
          <w:b/>
          <w:bCs/>
          <w:sz w:val="96"/>
          <w:szCs w:val="96"/>
          <w:lang w:val="ro-RO"/>
        </w:rPr>
      </w:pPr>
      <w:r w:rsidRPr="00406640">
        <w:rPr>
          <w:b/>
          <w:bCs/>
          <w:sz w:val="48"/>
          <w:szCs w:val="48"/>
          <w:u w:val="single"/>
          <w:lang w:val="ro-RO"/>
        </w:rPr>
        <w:lastRenderedPageBreak/>
        <w:t>Cuprins</w:t>
      </w:r>
    </w:p>
    <w:p w14:paraId="422CFBBE" w14:textId="52C28A07" w:rsidR="00406640" w:rsidRDefault="00406640" w:rsidP="00406640">
      <w:pPr>
        <w:rPr>
          <w:b/>
          <w:bCs/>
          <w:sz w:val="48"/>
          <w:szCs w:val="48"/>
          <w:u w:val="single"/>
          <w:lang w:val="ro-RO"/>
        </w:rPr>
      </w:pPr>
    </w:p>
    <w:p w14:paraId="0C361EDD" w14:textId="1B9E6544" w:rsidR="00406640" w:rsidRDefault="00406640" w:rsidP="00406640">
      <w:pPr>
        <w:pStyle w:val="Listparagraf"/>
        <w:numPr>
          <w:ilvl w:val="0"/>
          <w:numId w:val="1"/>
        </w:numPr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 xml:space="preserve"> </w:t>
      </w:r>
      <w:proofErr w:type="spellStart"/>
      <w:r>
        <w:rPr>
          <w:sz w:val="40"/>
          <w:szCs w:val="40"/>
          <w:lang w:val="ro-RO"/>
        </w:rPr>
        <w:t>Specificatie</w:t>
      </w:r>
      <w:proofErr w:type="spellEnd"/>
      <w:r>
        <w:rPr>
          <w:sz w:val="40"/>
          <w:szCs w:val="40"/>
          <w:lang w:val="ro-RO"/>
        </w:rPr>
        <w:t xml:space="preserve"> proiect</w:t>
      </w:r>
    </w:p>
    <w:p w14:paraId="269FAF41" w14:textId="2D5E9350" w:rsidR="00406640" w:rsidRDefault="00406640" w:rsidP="00406640">
      <w:pPr>
        <w:pStyle w:val="Listparagraf"/>
        <w:numPr>
          <w:ilvl w:val="0"/>
          <w:numId w:val="1"/>
        </w:numPr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 xml:space="preserve"> Descriere schema bloc cu componente</w:t>
      </w:r>
    </w:p>
    <w:p w14:paraId="20463FDA" w14:textId="66ACAF8A" w:rsidR="00406640" w:rsidRDefault="00406640" w:rsidP="00406640">
      <w:pPr>
        <w:pStyle w:val="Listparagraf"/>
        <w:numPr>
          <w:ilvl w:val="0"/>
          <w:numId w:val="1"/>
        </w:numPr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 xml:space="preserve"> Proiectare si implementare</w:t>
      </w:r>
    </w:p>
    <w:p w14:paraId="09D72C5C" w14:textId="3FBFE38A" w:rsidR="00406640" w:rsidRDefault="00406640" w:rsidP="00406640">
      <w:pPr>
        <w:pStyle w:val="Listparagraf"/>
        <w:numPr>
          <w:ilvl w:val="0"/>
          <w:numId w:val="1"/>
        </w:numPr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 xml:space="preserve"> Lista de componente utilizate</w:t>
      </w:r>
    </w:p>
    <w:p w14:paraId="3F890BC9" w14:textId="62A1F46A" w:rsidR="00406640" w:rsidRDefault="00406640" w:rsidP="00406640">
      <w:pPr>
        <w:pStyle w:val="Listparagraf"/>
        <w:numPr>
          <w:ilvl w:val="0"/>
          <w:numId w:val="1"/>
        </w:numPr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 xml:space="preserve"> </w:t>
      </w:r>
      <w:proofErr w:type="spellStart"/>
      <w:r>
        <w:rPr>
          <w:sz w:val="40"/>
          <w:szCs w:val="40"/>
          <w:lang w:val="ro-RO"/>
        </w:rPr>
        <w:t>Semnificatia</w:t>
      </w:r>
      <w:proofErr w:type="spellEnd"/>
      <w:r>
        <w:rPr>
          <w:sz w:val="40"/>
          <w:szCs w:val="40"/>
          <w:lang w:val="ro-RO"/>
        </w:rPr>
        <w:t xml:space="preserve"> </w:t>
      </w:r>
      <w:proofErr w:type="spellStart"/>
      <w:r>
        <w:rPr>
          <w:sz w:val="40"/>
          <w:szCs w:val="40"/>
          <w:lang w:val="ro-RO"/>
        </w:rPr>
        <w:t>notatilor</w:t>
      </w:r>
      <w:proofErr w:type="spellEnd"/>
      <w:r>
        <w:rPr>
          <w:sz w:val="40"/>
          <w:szCs w:val="40"/>
          <w:lang w:val="ro-RO"/>
        </w:rPr>
        <w:t xml:space="preserve"> de I/O si a semnalelor interne</w:t>
      </w:r>
    </w:p>
    <w:p w14:paraId="7A2A75B3" w14:textId="0B56B620" w:rsidR="00406640" w:rsidRDefault="00406640" w:rsidP="00406640">
      <w:pPr>
        <w:pStyle w:val="Listparagraf"/>
        <w:numPr>
          <w:ilvl w:val="0"/>
          <w:numId w:val="1"/>
        </w:numPr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 xml:space="preserve"> Justificarea </w:t>
      </w:r>
      <w:proofErr w:type="spellStart"/>
      <w:r>
        <w:rPr>
          <w:sz w:val="40"/>
          <w:szCs w:val="40"/>
          <w:lang w:val="ro-RO"/>
        </w:rPr>
        <w:t>solutiei</w:t>
      </w:r>
      <w:proofErr w:type="spellEnd"/>
      <w:r>
        <w:rPr>
          <w:sz w:val="40"/>
          <w:szCs w:val="40"/>
          <w:lang w:val="ro-RO"/>
        </w:rPr>
        <w:t xml:space="preserve"> alese</w:t>
      </w:r>
    </w:p>
    <w:p w14:paraId="1895A0ED" w14:textId="495C7DE2" w:rsidR="00406640" w:rsidRDefault="00406640" w:rsidP="00406640">
      <w:pPr>
        <w:pStyle w:val="Listparagraf"/>
        <w:numPr>
          <w:ilvl w:val="0"/>
          <w:numId w:val="1"/>
        </w:numPr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 xml:space="preserve"> Utilizare si rezultate</w:t>
      </w:r>
    </w:p>
    <w:p w14:paraId="7C561A45" w14:textId="534DB45D" w:rsidR="00406640" w:rsidRPr="00406640" w:rsidRDefault="00406640" w:rsidP="00406640">
      <w:pPr>
        <w:pStyle w:val="Listparagraf"/>
        <w:numPr>
          <w:ilvl w:val="0"/>
          <w:numId w:val="1"/>
        </w:numPr>
        <w:rPr>
          <w:sz w:val="40"/>
          <w:szCs w:val="40"/>
          <w:lang w:val="ro-RO"/>
        </w:rPr>
      </w:pPr>
      <w:r>
        <w:rPr>
          <w:sz w:val="40"/>
          <w:szCs w:val="40"/>
          <w:lang w:val="ro-RO"/>
        </w:rPr>
        <w:t xml:space="preserve"> </w:t>
      </w:r>
      <w:proofErr w:type="spellStart"/>
      <w:r>
        <w:rPr>
          <w:sz w:val="40"/>
          <w:szCs w:val="40"/>
          <w:lang w:val="ro-RO"/>
        </w:rPr>
        <w:t>Posibilitati</w:t>
      </w:r>
      <w:proofErr w:type="spellEnd"/>
      <w:r>
        <w:rPr>
          <w:sz w:val="40"/>
          <w:szCs w:val="40"/>
          <w:lang w:val="ro-RO"/>
        </w:rPr>
        <w:t xml:space="preserve"> de dezvoltare ulterioara</w:t>
      </w:r>
    </w:p>
    <w:p w14:paraId="48E32D73" w14:textId="4E535F41" w:rsidR="00406640" w:rsidRDefault="00406640" w:rsidP="00406640">
      <w:pPr>
        <w:jc w:val="center"/>
        <w:rPr>
          <w:b/>
          <w:bCs/>
          <w:sz w:val="32"/>
          <w:szCs w:val="32"/>
          <w:lang w:val="ro-RO"/>
        </w:rPr>
      </w:pPr>
    </w:p>
    <w:p w14:paraId="6F7A2F94" w14:textId="3D804158" w:rsidR="00406640" w:rsidRDefault="00406640" w:rsidP="00406640">
      <w:pPr>
        <w:jc w:val="center"/>
        <w:rPr>
          <w:b/>
          <w:bCs/>
          <w:sz w:val="32"/>
          <w:szCs w:val="32"/>
          <w:lang w:val="ro-RO"/>
        </w:rPr>
      </w:pPr>
    </w:p>
    <w:p w14:paraId="7C579B1E" w14:textId="47E6B90C" w:rsidR="00406640" w:rsidRDefault="00406640" w:rsidP="00406640">
      <w:pPr>
        <w:jc w:val="center"/>
        <w:rPr>
          <w:b/>
          <w:bCs/>
          <w:sz w:val="32"/>
          <w:szCs w:val="32"/>
          <w:lang w:val="ro-RO"/>
        </w:rPr>
      </w:pPr>
    </w:p>
    <w:p w14:paraId="7955D19B" w14:textId="6C5715C0" w:rsidR="00406640" w:rsidRDefault="00406640" w:rsidP="00406640">
      <w:pPr>
        <w:jc w:val="center"/>
        <w:rPr>
          <w:b/>
          <w:bCs/>
          <w:sz w:val="32"/>
          <w:szCs w:val="32"/>
          <w:lang w:val="ro-RO"/>
        </w:rPr>
      </w:pPr>
    </w:p>
    <w:p w14:paraId="63EA5D0F" w14:textId="31010176" w:rsidR="00406640" w:rsidRDefault="00406640" w:rsidP="00406640">
      <w:pPr>
        <w:jc w:val="center"/>
        <w:rPr>
          <w:b/>
          <w:bCs/>
          <w:sz w:val="32"/>
          <w:szCs w:val="32"/>
          <w:lang w:val="ro-RO"/>
        </w:rPr>
      </w:pPr>
    </w:p>
    <w:p w14:paraId="0EA1CCC2" w14:textId="670D4201" w:rsidR="00406640" w:rsidRDefault="00406640" w:rsidP="00406640">
      <w:pPr>
        <w:jc w:val="center"/>
        <w:rPr>
          <w:b/>
          <w:bCs/>
          <w:sz w:val="32"/>
          <w:szCs w:val="32"/>
          <w:lang w:val="ro-RO"/>
        </w:rPr>
      </w:pPr>
    </w:p>
    <w:p w14:paraId="02AA01A0" w14:textId="4F0D01C2" w:rsidR="00406640" w:rsidRDefault="00406640" w:rsidP="00406640">
      <w:pPr>
        <w:jc w:val="center"/>
        <w:rPr>
          <w:b/>
          <w:bCs/>
          <w:sz w:val="32"/>
          <w:szCs w:val="32"/>
          <w:lang w:val="ro-RO"/>
        </w:rPr>
      </w:pPr>
    </w:p>
    <w:p w14:paraId="410956E1" w14:textId="1E56D9B2" w:rsidR="00406640" w:rsidRDefault="00406640" w:rsidP="00406640">
      <w:pPr>
        <w:jc w:val="center"/>
        <w:rPr>
          <w:b/>
          <w:bCs/>
          <w:sz w:val="32"/>
          <w:szCs w:val="32"/>
          <w:lang w:val="ro-RO"/>
        </w:rPr>
      </w:pPr>
    </w:p>
    <w:p w14:paraId="04EA40FB" w14:textId="29CBA351" w:rsidR="00406640" w:rsidRDefault="00406640" w:rsidP="00406640">
      <w:pPr>
        <w:jc w:val="center"/>
        <w:rPr>
          <w:b/>
          <w:bCs/>
          <w:sz w:val="32"/>
          <w:szCs w:val="32"/>
          <w:lang w:val="ro-RO"/>
        </w:rPr>
      </w:pPr>
    </w:p>
    <w:p w14:paraId="044534DE" w14:textId="6E09E556" w:rsidR="00406640" w:rsidRDefault="00406640" w:rsidP="00406640">
      <w:pPr>
        <w:jc w:val="center"/>
        <w:rPr>
          <w:b/>
          <w:bCs/>
          <w:sz w:val="32"/>
          <w:szCs w:val="32"/>
          <w:lang w:val="ro-RO"/>
        </w:rPr>
      </w:pPr>
    </w:p>
    <w:p w14:paraId="0CB01965" w14:textId="5ACAE2A0" w:rsidR="00406640" w:rsidRDefault="00406640" w:rsidP="00406640">
      <w:pPr>
        <w:jc w:val="center"/>
        <w:rPr>
          <w:b/>
          <w:bCs/>
          <w:sz w:val="32"/>
          <w:szCs w:val="32"/>
          <w:lang w:val="ro-RO"/>
        </w:rPr>
      </w:pPr>
    </w:p>
    <w:p w14:paraId="3464F10A" w14:textId="3E6C9FC8" w:rsidR="00406640" w:rsidRDefault="00406640" w:rsidP="00406640">
      <w:pPr>
        <w:pStyle w:val="Listparagraf"/>
        <w:numPr>
          <w:ilvl w:val="0"/>
          <w:numId w:val="2"/>
        </w:numPr>
        <w:rPr>
          <w:b/>
          <w:bCs/>
          <w:sz w:val="40"/>
          <w:szCs w:val="40"/>
          <w:u w:val="single"/>
          <w:lang w:val="ro-RO"/>
        </w:rPr>
      </w:pPr>
      <w:proofErr w:type="spellStart"/>
      <w:r w:rsidRPr="00406640">
        <w:rPr>
          <w:b/>
          <w:bCs/>
          <w:sz w:val="40"/>
          <w:szCs w:val="40"/>
          <w:u w:val="single"/>
          <w:lang w:val="ro-RO"/>
        </w:rPr>
        <w:lastRenderedPageBreak/>
        <w:t>Specificatie</w:t>
      </w:r>
      <w:proofErr w:type="spellEnd"/>
      <w:r w:rsidRPr="00406640">
        <w:rPr>
          <w:b/>
          <w:bCs/>
          <w:sz w:val="40"/>
          <w:szCs w:val="40"/>
          <w:u w:val="single"/>
          <w:lang w:val="ro-RO"/>
        </w:rPr>
        <w:t xml:space="preserve"> proiect</w:t>
      </w:r>
      <w:r w:rsidR="002944AF">
        <w:rPr>
          <w:b/>
          <w:bCs/>
          <w:sz w:val="40"/>
          <w:szCs w:val="40"/>
          <w:u w:val="single"/>
          <w:lang w:val="ro-RO"/>
        </w:rPr>
        <w:t xml:space="preserve"> (capitol realizat de Corpodean Darius)</w:t>
      </w:r>
    </w:p>
    <w:p w14:paraId="536609F2" w14:textId="5845432C" w:rsidR="00406640" w:rsidRDefault="00406640" w:rsidP="00406640">
      <w:pPr>
        <w:rPr>
          <w:b/>
          <w:bCs/>
          <w:sz w:val="40"/>
          <w:szCs w:val="40"/>
          <w:u w:val="single"/>
          <w:lang w:val="ro-RO"/>
        </w:rPr>
      </w:pPr>
    </w:p>
    <w:p w14:paraId="742ED017" w14:textId="043BBC65" w:rsidR="00406640" w:rsidRDefault="00406640" w:rsidP="00406640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Sa se proiecteze un automat bancar de sume in EURO. Se presupune ca suma maxima care poate fi extrasa o data este de maximum 1.000 euro. </w:t>
      </w:r>
      <w:proofErr w:type="spellStart"/>
      <w:r>
        <w:rPr>
          <w:sz w:val="32"/>
          <w:szCs w:val="32"/>
          <w:lang w:val="ro-RO"/>
        </w:rPr>
        <w:t>Initial</w:t>
      </w:r>
      <w:proofErr w:type="spellEnd"/>
      <w:r>
        <w:rPr>
          <w:sz w:val="32"/>
          <w:szCs w:val="32"/>
          <w:lang w:val="ro-RO"/>
        </w:rPr>
        <w:t xml:space="preserve"> se </w:t>
      </w:r>
      <w:proofErr w:type="spellStart"/>
      <w:r>
        <w:rPr>
          <w:sz w:val="32"/>
          <w:szCs w:val="32"/>
          <w:lang w:val="ro-RO"/>
        </w:rPr>
        <w:t>efectueaza</w:t>
      </w:r>
      <w:proofErr w:type="spellEnd"/>
      <w:r>
        <w:rPr>
          <w:sz w:val="32"/>
          <w:szCs w:val="32"/>
          <w:lang w:val="ro-RO"/>
        </w:rPr>
        <w:t xml:space="preserve"> identificarea cardului si se alege </w:t>
      </w:r>
      <w:proofErr w:type="spellStart"/>
      <w:r>
        <w:rPr>
          <w:sz w:val="32"/>
          <w:szCs w:val="32"/>
          <w:lang w:val="ro-RO"/>
        </w:rPr>
        <w:t>operatia</w:t>
      </w:r>
      <w:proofErr w:type="spellEnd"/>
      <w:r>
        <w:rPr>
          <w:sz w:val="32"/>
          <w:szCs w:val="32"/>
          <w:lang w:val="ro-RO"/>
        </w:rPr>
        <w:t xml:space="preserve">. Vor fi suportate minim 4 carduri/conturi diferite si se vor implementa minimum 4 </w:t>
      </w:r>
      <w:proofErr w:type="spellStart"/>
      <w:r>
        <w:rPr>
          <w:sz w:val="32"/>
          <w:szCs w:val="32"/>
          <w:lang w:val="ro-RO"/>
        </w:rPr>
        <w:t>operatii</w:t>
      </w:r>
      <w:proofErr w:type="spellEnd"/>
      <w:r>
        <w:rPr>
          <w:sz w:val="32"/>
          <w:szCs w:val="32"/>
          <w:lang w:val="ro-RO"/>
        </w:rPr>
        <w:t xml:space="preserve"> diferite. Automatul dispune de o casa in care </w:t>
      </w:r>
      <w:proofErr w:type="spellStart"/>
      <w:r>
        <w:rPr>
          <w:sz w:val="32"/>
          <w:szCs w:val="32"/>
          <w:lang w:val="ro-RO"/>
        </w:rPr>
        <w:t>initial</w:t>
      </w:r>
      <w:proofErr w:type="spellEnd"/>
      <w:r>
        <w:rPr>
          <w:sz w:val="32"/>
          <w:szCs w:val="32"/>
          <w:lang w:val="ro-RO"/>
        </w:rPr>
        <w:t xml:space="preserve"> se introduce o anumita suma (</w:t>
      </w:r>
      <w:proofErr w:type="spellStart"/>
      <w:r>
        <w:rPr>
          <w:sz w:val="32"/>
          <w:szCs w:val="32"/>
          <w:lang w:val="ro-RO"/>
        </w:rPr>
        <w:t>numar</w:t>
      </w:r>
      <w:proofErr w:type="spellEnd"/>
      <w:r>
        <w:rPr>
          <w:sz w:val="32"/>
          <w:szCs w:val="32"/>
          <w:lang w:val="ro-RO"/>
        </w:rPr>
        <w:t xml:space="preserve"> de bancnote de diferite valori). In cazul cererii de eliberare de numerar se introduce suma, se verifica existenta sumei cerute, se </w:t>
      </w:r>
      <w:proofErr w:type="spellStart"/>
      <w:r>
        <w:rPr>
          <w:sz w:val="32"/>
          <w:szCs w:val="32"/>
          <w:lang w:val="ro-RO"/>
        </w:rPr>
        <w:t>vizualizeaza</w:t>
      </w:r>
      <w:proofErr w:type="spellEnd"/>
      <w:r>
        <w:rPr>
          <w:sz w:val="32"/>
          <w:szCs w:val="32"/>
          <w:lang w:val="ro-RO"/>
        </w:rPr>
        <w:t xml:space="preserve"> tipurile de bancnote</w:t>
      </w:r>
      <w:r w:rsidR="00CA1E3A">
        <w:rPr>
          <w:sz w:val="32"/>
          <w:szCs w:val="32"/>
          <w:lang w:val="ro-RO"/>
        </w:rPr>
        <w:t xml:space="preserve"> emise si se </w:t>
      </w:r>
      <w:proofErr w:type="spellStart"/>
      <w:r w:rsidR="00CA1E3A">
        <w:rPr>
          <w:sz w:val="32"/>
          <w:szCs w:val="32"/>
          <w:lang w:val="ro-RO"/>
        </w:rPr>
        <w:t>actualizeaza</w:t>
      </w:r>
      <w:proofErr w:type="spellEnd"/>
      <w:r w:rsidR="00CA1E3A">
        <w:rPr>
          <w:sz w:val="32"/>
          <w:szCs w:val="32"/>
          <w:lang w:val="ro-RO"/>
        </w:rPr>
        <w:t xml:space="preserve"> contul. Apoi se </w:t>
      </w:r>
      <w:proofErr w:type="spellStart"/>
      <w:r w:rsidR="00CA1E3A">
        <w:rPr>
          <w:sz w:val="32"/>
          <w:szCs w:val="32"/>
          <w:lang w:val="ro-RO"/>
        </w:rPr>
        <w:t>elibereaza</w:t>
      </w:r>
      <w:proofErr w:type="spellEnd"/>
      <w:r w:rsidR="00CA1E3A">
        <w:rPr>
          <w:sz w:val="32"/>
          <w:szCs w:val="32"/>
          <w:lang w:val="ro-RO"/>
        </w:rPr>
        <w:t xml:space="preserve"> cardul, suma si eventual, </w:t>
      </w:r>
      <w:proofErr w:type="spellStart"/>
      <w:r w:rsidR="00CA1E3A">
        <w:rPr>
          <w:sz w:val="32"/>
          <w:szCs w:val="32"/>
          <w:lang w:val="ro-RO"/>
        </w:rPr>
        <w:t>chitanta</w:t>
      </w:r>
      <w:proofErr w:type="spellEnd"/>
      <w:r w:rsidR="00CA1E3A">
        <w:rPr>
          <w:sz w:val="32"/>
          <w:szCs w:val="32"/>
          <w:lang w:val="ro-RO"/>
        </w:rPr>
        <w:t>.</w:t>
      </w:r>
    </w:p>
    <w:p w14:paraId="02B71462" w14:textId="4495B517" w:rsidR="00CA1E3A" w:rsidRDefault="00CA1E3A" w:rsidP="00406640">
      <w:pPr>
        <w:rPr>
          <w:sz w:val="32"/>
          <w:szCs w:val="32"/>
          <w:lang w:val="ro-RO"/>
        </w:rPr>
      </w:pPr>
    </w:p>
    <w:p w14:paraId="3E5103C2" w14:textId="4509F022" w:rsidR="00CA1E3A" w:rsidRDefault="00CA1E3A" w:rsidP="00406640">
      <w:pPr>
        <w:rPr>
          <w:sz w:val="32"/>
          <w:szCs w:val="32"/>
          <w:lang w:val="ro-RO"/>
        </w:rPr>
      </w:pPr>
    </w:p>
    <w:p w14:paraId="294E2D35" w14:textId="37291076" w:rsidR="00CA1E3A" w:rsidRDefault="00CA1E3A" w:rsidP="00406640">
      <w:pPr>
        <w:rPr>
          <w:sz w:val="32"/>
          <w:szCs w:val="32"/>
          <w:lang w:val="ro-RO"/>
        </w:rPr>
      </w:pPr>
    </w:p>
    <w:p w14:paraId="3D696046" w14:textId="0E9F3C5E" w:rsidR="00CA1E3A" w:rsidRDefault="00CA1E3A" w:rsidP="00406640">
      <w:pPr>
        <w:rPr>
          <w:sz w:val="32"/>
          <w:szCs w:val="32"/>
          <w:lang w:val="ro-RO"/>
        </w:rPr>
      </w:pPr>
    </w:p>
    <w:p w14:paraId="0DDB9AF3" w14:textId="3CD4039D" w:rsidR="00CA1E3A" w:rsidRDefault="00CA1E3A" w:rsidP="00406640">
      <w:pPr>
        <w:rPr>
          <w:sz w:val="32"/>
          <w:szCs w:val="32"/>
          <w:lang w:val="ro-RO"/>
        </w:rPr>
      </w:pPr>
    </w:p>
    <w:p w14:paraId="2C9B85BD" w14:textId="6566661F" w:rsidR="00CA1E3A" w:rsidRDefault="00CA1E3A" w:rsidP="00406640">
      <w:pPr>
        <w:rPr>
          <w:sz w:val="32"/>
          <w:szCs w:val="32"/>
          <w:lang w:val="ro-RO"/>
        </w:rPr>
      </w:pPr>
    </w:p>
    <w:p w14:paraId="24689186" w14:textId="5AA3887C" w:rsidR="00CA1E3A" w:rsidRDefault="00CA1E3A" w:rsidP="00406640">
      <w:pPr>
        <w:rPr>
          <w:sz w:val="32"/>
          <w:szCs w:val="32"/>
          <w:lang w:val="ro-RO"/>
        </w:rPr>
      </w:pPr>
    </w:p>
    <w:p w14:paraId="4EB7EFD6" w14:textId="0178C913" w:rsidR="00CA1E3A" w:rsidRDefault="00CA1E3A" w:rsidP="00406640">
      <w:pPr>
        <w:rPr>
          <w:sz w:val="32"/>
          <w:szCs w:val="32"/>
          <w:lang w:val="ro-RO"/>
        </w:rPr>
      </w:pPr>
    </w:p>
    <w:p w14:paraId="11C699B3" w14:textId="0B03198F" w:rsidR="00CA1E3A" w:rsidRDefault="00CA1E3A" w:rsidP="00406640">
      <w:pPr>
        <w:rPr>
          <w:sz w:val="32"/>
          <w:szCs w:val="32"/>
          <w:lang w:val="ro-RO"/>
        </w:rPr>
      </w:pPr>
    </w:p>
    <w:p w14:paraId="10F84467" w14:textId="1F64DD27" w:rsidR="00CA1E3A" w:rsidRDefault="00CA1E3A" w:rsidP="00406640">
      <w:pPr>
        <w:rPr>
          <w:sz w:val="32"/>
          <w:szCs w:val="32"/>
          <w:lang w:val="ro-RO"/>
        </w:rPr>
      </w:pPr>
    </w:p>
    <w:p w14:paraId="7B84E610" w14:textId="347AE18C" w:rsidR="00CA1E3A" w:rsidRDefault="00CA1E3A" w:rsidP="00406640">
      <w:pPr>
        <w:rPr>
          <w:sz w:val="32"/>
          <w:szCs w:val="32"/>
          <w:lang w:val="ro-RO"/>
        </w:rPr>
      </w:pPr>
    </w:p>
    <w:p w14:paraId="715A8C91" w14:textId="39CF98E7" w:rsidR="00CA1E3A" w:rsidRDefault="00CA1E3A" w:rsidP="00406640">
      <w:pPr>
        <w:rPr>
          <w:sz w:val="32"/>
          <w:szCs w:val="32"/>
          <w:lang w:val="ro-RO"/>
        </w:rPr>
      </w:pPr>
    </w:p>
    <w:p w14:paraId="1AA1B516" w14:textId="61ABFB5C" w:rsidR="00E619B0" w:rsidRDefault="00CA1E3A" w:rsidP="00CA1E3A">
      <w:pPr>
        <w:pStyle w:val="Listparagraf"/>
        <w:numPr>
          <w:ilvl w:val="0"/>
          <w:numId w:val="2"/>
        </w:numPr>
        <w:rPr>
          <w:b/>
          <w:bCs/>
          <w:sz w:val="40"/>
          <w:szCs w:val="40"/>
          <w:u w:val="single"/>
          <w:lang w:val="ro-RO"/>
        </w:rPr>
      </w:pPr>
      <w:r w:rsidRPr="00CA1E3A">
        <w:rPr>
          <w:b/>
          <w:bCs/>
          <w:sz w:val="40"/>
          <w:szCs w:val="40"/>
          <w:u w:val="single"/>
          <w:lang w:val="ro-RO"/>
        </w:rPr>
        <w:t>Descriere schema bloc cu componente</w:t>
      </w:r>
      <w:r w:rsidR="002944AF">
        <w:rPr>
          <w:b/>
          <w:bCs/>
          <w:sz w:val="40"/>
          <w:szCs w:val="40"/>
          <w:u w:val="single"/>
          <w:lang w:val="ro-RO"/>
        </w:rPr>
        <w:t xml:space="preserve"> (capitol realizat de Coblisan George)</w:t>
      </w:r>
    </w:p>
    <w:p w14:paraId="29182DF8" w14:textId="77777777" w:rsidR="00E619B0" w:rsidRPr="00E619B0" w:rsidRDefault="00E619B0" w:rsidP="00E619B0">
      <w:pPr>
        <w:rPr>
          <w:b/>
          <w:bCs/>
          <w:sz w:val="40"/>
          <w:szCs w:val="40"/>
          <w:u w:val="single"/>
          <w:lang w:val="ro-RO"/>
        </w:rPr>
      </w:pPr>
    </w:p>
    <w:p w14:paraId="5DDAFB65" w14:textId="085276A5" w:rsidR="00CA1E3A" w:rsidRPr="00E619B0" w:rsidRDefault="00E619B0" w:rsidP="00E619B0">
      <w:pPr>
        <w:pStyle w:val="Listparagraf"/>
        <w:rPr>
          <w:b/>
          <w:bCs/>
          <w:sz w:val="40"/>
          <w:szCs w:val="40"/>
          <w:u w:val="single"/>
          <w:lang w:val="ro-RO"/>
        </w:rPr>
      </w:pPr>
      <w:r>
        <w:rPr>
          <w:noProof/>
          <w:lang w:val="ro-RO"/>
        </w:rPr>
        <w:drawing>
          <wp:inline distT="0" distB="0" distL="0" distR="0" wp14:anchorId="59A6DB3D" wp14:editId="3C24F5A3">
            <wp:extent cx="5943600" cy="409575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16898" w14:textId="5E9E4AF7" w:rsidR="00CA1E3A" w:rsidRPr="00F2038C" w:rsidRDefault="00E619B0" w:rsidP="00E619B0">
      <w:pPr>
        <w:pStyle w:val="Listparagraf"/>
        <w:numPr>
          <w:ilvl w:val="0"/>
          <w:numId w:val="3"/>
        </w:numPr>
        <w:rPr>
          <w:sz w:val="28"/>
          <w:szCs w:val="28"/>
          <w:lang w:val="ro-RO"/>
        </w:rPr>
      </w:pPr>
      <w:r w:rsidRPr="00F2038C">
        <w:rPr>
          <w:sz w:val="28"/>
          <w:szCs w:val="28"/>
          <w:lang w:val="ro-RO"/>
        </w:rPr>
        <w:t xml:space="preserve">Unitatea centrala am folosit-o pe desen doar pentru a ne ajuta sa legam primele </w:t>
      </w:r>
      <w:proofErr w:type="spellStart"/>
      <w:r w:rsidRPr="00F2038C">
        <w:rPr>
          <w:sz w:val="28"/>
          <w:szCs w:val="28"/>
          <w:lang w:val="ro-RO"/>
        </w:rPr>
        <w:t>operatii</w:t>
      </w:r>
      <w:proofErr w:type="spellEnd"/>
      <w:r w:rsidRPr="00F2038C">
        <w:rPr>
          <w:sz w:val="28"/>
          <w:szCs w:val="28"/>
          <w:lang w:val="ro-RO"/>
        </w:rPr>
        <w:t xml:space="preserve"> intre ele, avea mai mult sens, </w:t>
      </w:r>
      <w:proofErr w:type="spellStart"/>
      <w:r w:rsidRPr="00F2038C">
        <w:rPr>
          <w:sz w:val="28"/>
          <w:szCs w:val="28"/>
          <w:lang w:val="ro-RO"/>
        </w:rPr>
        <w:t>insa</w:t>
      </w:r>
      <w:proofErr w:type="spellEnd"/>
      <w:r w:rsidRPr="00F2038C">
        <w:rPr>
          <w:sz w:val="28"/>
          <w:szCs w:val="28"/>
          <w:lang w:val="ro-RO"/>
        </w:rPr>
        <w:t xml:space="preserve"> mai departe nu a fost nevoie sa o implementam in cod.</w:t>
      </w:r>
    </w:p>
    <w:p w14:paraId="79AEDA51" w14:textId="4406D46E" w:rsidR="00E619B0" w:rsidRPr="00F2038C" w:rsidRDefault="00E619B0" w:rsidP="00E619B0">
      <w:pPr>
        <w:pStyle w:val="Listparagraf"/>
        <w:numPr>
          <w:ilvl w:val="0"/>
          <w:numId w:val="3"/>
        </w:numPr>
        <w:rPr>
          <w:sz w:val="28"/>
          <w:szCs w:val="28"/>
          <w:lang w:val="ro-RO"/>
        </w:rPr>
      </w:pPr>
      <w:r w:rsidRPr="00F2038C">
        <w:rPr>
          <w:sz w:val="28"/>
          <w:szCs w:val="28"/>
          <w:lang w:val="ro-RO"/>
        </w:rPr>
        <w:t xml:space="preserve">Ordinea </w:t>
      </w:r>
      <w:proofErr w:type="spellStart"/>
      <w:r w:rsidRPr="00F2038C">
        <w:rPr>
          <w:sz w:val="28"/>
          <w:szCs w:val="28"/>
          <w:lang w:val="ro-RO"/>
        </w:rPr>
        <w:t>efectuarii</w:t>
      </w:r>
      <w:proofErr w:type="spellEnd"/>
      <w:r w:rsidRPr="00F2038C">
        <w:rPr>
          <w:sz w:val="28"/>
          <w:szCs w:val="28"/>
          <w:lang w:val="ro-RO"/>
        </w:rPr>
        <w:t xml:space="preserve"> componentelor este </w:t>
      </w:r>
      <w:proofErr w:type="spellStart"/>
      <w:r w:rsidRPr="00F2038C">
        <w:rPr>
          <w:sz w:val="28"/>
          <w:szCs w:val="28"/>
          <w:lang w:val="ro-RO"/>
        </w:rPr>
        <w:t>urmatoarea</w:t>
      </w:r>
      <w:proofErr w:type="spellEnd"/>
      <w:r w:rsidRPr="00F2038C">
        <w:rPr>
          <w:sz w:val="28"/>
          <w:szCs w:val="28"/>
          <w:lang w:val="ro-RO"/>
        </w:rPr>
        <w:t xml:space="preserve">: Identificare card, Verificare PIN, alegerea </w:t>
      </w:r>
      <w:proofErr w:type="spellStart"/>
      <w:r w:rsidRPr="00F2038C">
        <w:rPr>
          <w:sz w:val="28"/>
          <w:szCs w:val="28"/>
          <w:lang w:val="ro-RO"/>
        </w:rPr>
        <w:t>operatiei</w:t>
      </w:r>
      <w:proofErr w:type="spellEnd"/>
      <w:r w:rsidRPr="00F2038C">
        <w:rPr>
          <w:sz w:val="28"/>
          <w:szCs w:val="28"/>
          <w:lang w:val="ro-RO"/>
        </w:rPr>
        <w:t xml:space="preserve"> (depunere, extragere, </w:t>
      </w:r>
      <w:proofErr w:type="spellStart"/>
      <w:r w:rsidRPr="00F2038C">
        <w:rPr>
          <w:sz w:val="28"/>
          <w:szCs w:val="28"/>
          <w:lang w:val="ro-RO"/>
        </w:rPr>
        <w:t>interiogare</w:t>
      </w:r>
      <w:proofErr w:type="spellEnd"/>
      <w:r w:rsidRPr="00F2038C">
        <w:rPr>
          <w:sz w:val="28"/>
          <w:szCs w:val="28"/>
          <w:lang w:val="ro-RO"/>
        </w:rPr>
        <w:t xml:space="preserve"> sold, schimbare PIN), eliberare card si eliberare </w:t>
      </w:r>
      <w:proofErr w:type="spellStart"/>
      <w:r w:rsidRPr="00F2038C">
        <w:rPr>
          <w:sz w:val="28"/>
          <w:szCs w:val="28"/>
          <w:lang w:val="ro-RO"/>
        </w:rPr>
        <w:t>chitanta</w:t>
      </w:r>
      <w:proofErr w:type="spellEnd"/>
      <w:r w:rsidRPr="00F2038C">
        <w:rPr>
          <w:sz w:val="28"/>
          <w:szCs w:val="28"/>
          <w:lang w:val="ro-RO"/>
        </w:rPr>
        <w:t>.</w:t>
      </w:r>
    </w:p>
    <w:p w14:paraId="55105348" w14:textId="4C725AEC" w:rsidR="00E619B0" w:rsidRPr="00F2038C" w:rsidRDefault="00E619B0" w:rsidP="00E619B0">
      <w:pPr>
        <w:pStyle w:val="Listparagraf"/>
        <w:numPr>
          <w:ilvl w:val="0"/>
          <w:numId w:val="3"/>
        </w:numPr>
        <w:rPr>
          <w:sz w:val="28"/>
          <w:szCs w:val="28"/>
          <w:lang w:val="ro-RO"/>
        </w:rPr>
      </w:pPr>
      <w:r w:rsidRPr="00F2038C">
        <w:rPr>
          <w:sz w:val="28"/>
          <w:szCs w:val="28"/>
          <w:lang w:val="ro-RO"/>
        </w:rPr>
        <w:t xml:space="preserve">Schema va fi detaliata si explicata in </w:t>
      </w:r>
      <w:proofErr w:type="spellStart"/>
      <w:r w:rsidRPr="00F2038C">
        <w:rPr>
          <w:sz w:val="28"/>
          <w:szCs w:val="28"/>
          <w:lang w:val="ro-RO"/>
        </w:rPr>
        <w:t>urmatorul</w:t>
      </w:r>
      <w:proofErr w:type="spellEnd"/>
      <w:r w:rsidRPr="00F2038C">
        <w:rPr>
          <w:sz w:val="28"/>
          <w:szCs w:val="28"/>
          <w:lang w:val="ro-RO"/>
        </w:rPr>
        <w:t xml:space="preserve"> paragraf.</w:t>
      </w:r>
    </w:p>
    <w:p w14:paraId="5A16DE42" w14:textId="79F8F046" w:rsidR="00E619B0" w:rsidRDefault="00E619B0" w:rsidP="00E619B0">
      <w:pPr>
        <w:rPr>
          <w:sz w:val="32"/>
          <w:szCs w:val="32"/>
          <w:lang w:val="ro-RO"/>
        </w:rPr>
      </w:pPr>
    </w:p>
    <w:p w14:paraId="5E26B439" w14:textId="0DDCE639" w:rsidR="00E619B0" w:rsidRDefault="00E619B0" w:rsidP="00E619B0">
      <w:pPr>
        <w:rPr>
          <w:sz w:val="32"/>
          <w:szCs w:val="32"/>
          <w:lang w:val="ro-RO"/>
        </w:rPr>
      </w:pPr>
    </w:p>
    <w:p w14:paraId="6E78C151" w14:textId="5AEF49E5" w:rsidR="00E619B0" w:rsidRDefault="00E619B0" w:rsidP="00E619B0">
      <w:pPr>
        <w:rPr>
          <w:sz w:val="32"/>
          <w:szCs w:val="32"/>
          <w:lang w:val="ro-RO"/>
        </w:rPr>
      </w:pPr>
    </w:p>
    <w:p w14:paraId="28F2BC9F" w14:textId="77777777" w:rsidR="00F2038C" w:rsidRDefault="00F2038C" w:rsidP="00E619B0">
      <w:pPr>
        <w:rPr>
          <w:sz w:val="32"/>
          <w:szCs w:val="32"/>
          <w:lang w:val="ro-RO"/>
        </w:rPr>
      </w:pPr>
    </w:p>
    <w:p w14:paraId="0D9A96B5" w14:textId="0BC29EFE" w:rsidR="00E619B0" w:rsidRDefault="00E619B0" w:rsidP="00E619B0">
      <w:pPr>
        <w:pStyle w:val="Listparagraf"/>
        <w:numPr>
          <w:ilvl w:val="0"/>
          <w:numId w:val="2"/>
        </w:numPr>
        <w:rPr>
          <w:b/>
          <w:bCs/>
          <w:sz w:val="40"/>
          <w:szCs w:val="40"/>
          <w:u w:val="single"/>
          <w:lang w:val="ro-RO"/>
        </w:rPr>
      </w:pPr>
      <w:r w:rsidRPr="00E619B0">
        <w:rPr>
          <w:b/>
          <w:bCs/>
          <w:sz w:val="40"/>
          <w:szCs w:val="40"/>
          <w:u w:val="single"/>
          <w:lang w:val="ro-RO"/>
        </w:rPr>
        <w:t>Proiectare si implementare</w:t>
      </w:r>
      <w:r w:rsidR="002944AF">
        <w:rPr>
          <w:b/>
          <w:bCs/>
          <w:sz w:val="40"/>
          <w:szCs w:val="40"/>
          <w:u w:val="single"/>
          <w:lang w:val="ro-RO"/>
        </w:rPr>
        <w:t xml:space="preserve"> (capitol realizat de </w:t>
      </w:r>
      <w:proofErr w:type="spellStart"/>
      <w:r w:rsidR="002944AF">
        <w:rPr>
          <w:b/>
          <w:bCs/>
          <w:sz w:val="40"/>
          <w:szCs w:val="40"/>
          <w:u w:val="single"/>
          <w:lang w:val="ro-RO"/>
        </w:rPr>
        <w:t>amandoi</w:t>
      </w:r>
      <w:proofErr w:type="spellEnd"/>
      <w:r w:rsidR="002944AF">
        <w:rPr>
          <w:b/>
          <w:bCs/>
          <w:sz w:val="40"/>
          <w:szCs w:val="40"/>
          <w:u w:val="single"/>
          <w:lang w:val="ro-RO"/>
        </w:rPr>
        <w:t xml:space="preserve"> fiind cel mai mare din </w:t>
      </w:r>
      <w:proofErr w:type="spellStart"/>
      <w:r w:rsidR="002944AF">
        <w:rPr>
          <w:b/>
          <w:bCs/>
          <w:sz w:val="40"/>
          <w:szCs w:val="40"/>
          <w:u w:val="single"/>
          <w:lang w:val="ro-RO"/>
        </w:rPr>
        <w:t>documentatie</w:t>
      </w:r>
      <w:proofErr w:type="spellEnd"/>
      <w:r w:rsidR="002944AF">
        <w:rPr>
          <w:b/>
          <w:bCs/>
          <w:sz w:val="40"/>
          <w:szCs w:val="40"/>
          <w:u w:val="single"/>
          <w:lang w:val="ro-RO"/>
        </w:rPr>
        <w:t>)</w:t>
      </w:r>
    </w:p>
    <w:p w14:paraId="6F15D532" w14:textId="375DE7C2" w:rsidR="00E619B0" w:rsidRDefault="00E619B0" w:rsidP="00E619B0">
      <w:pPr>
        <w:rPr>
          <w:b/>
          <w:bCs/>
          <w:sz w:val="40"/>
          <w:szCs w:val="40"/>
          <w:u w:val="single"/>
          <w:lang w:val="ro-RO"/>
        </w:rPr>
      </w:pPr>
    </w:p>
    <w:p w14:paraId="222B8E6B" w14:textId="6B555739" w:rsidR="00157FB0" w:rsidRDefault="00E619B0" w:rsidP="00E619B0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Schema de detaliu este </w:t>
      </w:r>
      <w:proofErr w:type="spellStart"/>
      <w:r>
        <w:rPr>
          <w:sz w:val="32"/>
          <w:szCs w:val="32"/>
          <w:lang w:val="ro-RO"/>
        </w:rPr>
        <w:t>urmatoarea</w:t>
      </w:r>
      <w:proofErr w:type="spellEnd"/>
      <w:r>
        <w:rPr>
          <w:sz w:val="32"/>
          <w:szCs w:val="32"/>
          <w:lang w:val="ro-RO"/>
        </w:rPr>
        <w:t>:</w:t>
      </w:r>
    </w:p>
    <w:p w14:paraId="2DC2305E" w14:textId="6E66F7E9" w:rsidR="00157FB0" w:rsidRDefault="00157FB0" w:rsidP="00E619B0">
      <w:pPr>
        <w:rPr>
          <w:sz w:val="32"/>
          <w:szCs w:val="32"/>
          <w:lang w:val="ro-RO"/>
        </w:rPr>
      </w:pPr>
      <w:r>
        <w:rPr>
          <w:noProof/>
          <w:sz w:val="32"/>
          <w:szCs w:val="32"/>
          <w:lang w:val="ro-RO"/>
        </w:rPr>
        <w:drawing>
          <wp:inline distT="0" distB="0" distL="0" distR="0" wp14:anchorId="78696713" wp14:editId="16181089">
            <wp:extent cx="7019925" cy="5876925"/>
            <wp:effectExtent l="0" t="0" r="9525" b="9525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E016E" w14:textId="302999ED" w:rsidR="00157FB0" w:rsidRDefault="00157FB0" w:rsidP="00E619B0">
      <w:pPr>
        <w:rPr>
          <w:sz w:val="32"/>
          <w:szCs w:val="32"/>
          <w:lang w:val="ro-RO"/>
        </w:rPr>
      </w:pPr>
    </w:p>
    <w:p w14:paraId="626BBEC9" w14:textId="77777777" w:rsidR="00157FB0" w:rsidRDefault="00157FB0" w:rsidP="00E619B0">
      <w:pPr>
        <w:rPr>
          <w:sz w:val="32"/>
          <w:szCs w:val="32"/>
          <w:lang w:val="ro-RO"/>
        </w:rPr>
      </w:pPr>
    </w:p>
    <w:p w14:paraId="17741E40" w14:textId="1B160F0F" w:rsidR="00E619B0" w:rsidRDefault="00E619B0" w:rsidP="00E619B0">
      <w:pPr>
        <w:rPr>
          <w:sz w:val="32"/>
          <w:szCs w:val="32"/>
          <w:lang w:val="ro-RO"/>
        </w:rPr>
      </w:pPr>
      <w:r>
        <w:rPr>
          <w:noProof/>
          <w:sz w:val="32"/>
          <w:szCs w:val="32"/>
          <w:lang w:val="ro-RO"/>
        </w:rPr>
        <w:drawing>
          <wp:inline distT="0" distB="0" distL="0" distR="0" wp14:anchorId="384C7DD4" wp14:editId="1229F656">
            <wp:extent cx="5715000" cy="9039225"/>
            <wp:effectExtent l="0" t="4763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15000" cy="903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2FBA" w14:textId="0A269E93" w:rsidR="00E619B0" w:rsidRDefault="00E619B0" w:rsidP="00E619B0">
      <w:pPr>
        <w:rPr>
          <w:sz w:val="32"/>
          <w:szCs w:val="32"/>
          <w:lang w:val="ro-RO"/>
        </w:rPr>
      </w:pPr>
    </w:p>
    <w:p w14:paraId="26ED905F" w14:textId="5D68C6EA" w:rsidR="00E619B0" w:rsidRDefault="00E619B0" w:rsidP="00E619B0">
      <w:pPr>
        <w:rPr>
          <w:sz w:val="32"/>
          <w:szCs w:val="32"/>
          <w:lang w:val="ro-RO"/>
        </w:rPr>
      </w:pPr>
    </w:p>
    <w:p w14:paraId="5D281B13" w14:textId="6CA6FDF0" w:rsidR="00E619B0" w:rsidRPr="00E619B0" w:rsidRDefault="00E619B0" w:rsidP="00E619B0">
      <w:pPr>
        <w:rPr>
          <w:sz w:val="32"/>
          <w:szCs w:val="32"/>
          <w:lang w:val="ro-RO"/>
        </w:rPr>
      </w:pPr>
    </w:p>
    <w:p w14:paraId="1DA65775" w14:textId="5CF672D1" w:rsidR="00E619B0" w:rsidRDefault="00E619B0" w:rsidP="00E619B0">
      <w:pPr>
        <w:rPr>
          <w:sz w:val="32"/>
          <w:szCs w:val="32"/>
          <w:lang w:val="ro-RO"/>
        </w:rPr>
      </w:pPr>
    </w:p>
    <w:p w14:paraId="759F9E74" w14:textId="1E6BA1FE" w:rsidR="00DC2735" w:rsidRDefault="00DC2735" w:rsidP="00E619B0">
      <w:pPr>
        <w:rPr>
          <w:b/>
          <w:bCs/>
          <w:sz w:val="32"/>
          <w:szCs w:val="32"/>
          <w:lang w:val="ro-RO"/>
        </w:rPr>
      </w:pPr>
      <w:r w:rsidRPr="00CD613D">
        <w:rPr>
          <w:b/>
          <w:bCs/>
          <w:sz w:val="32"/>
          <w:szCs w:val="32"/>
          <w:lang w:val="ro-RO"/>
        </w:rPr>
        <w:lastRenderedPageBreak/>
        <w:t>Codul pentru componente:</w:t>
      </w:r>
    </w:p>
    <w:p w14:paraId="2232543C" w14:textId="3F78A7C2" w:rsidR="008B4F59" w:rsidRDefault="008B4F59" w:rsidP="00E619B0">
      <w:pPr>
        <w:rPr>
          <w:b/>
          <w:bCs/>
          <w:sz w:val="32"/>
          <w:szCs w:val="32"/>
          <w:lang w:val="ro-RO"/>
        </w:rPr>
      </w:pPr>
    </w:p>
    <w:p w14:paraId="18C56906" w14:textId="03D7BE52" w:rsidR="0021077C" w:rsidRPr="0021077C" w:rsidRDefault="0021077C" w:rsidP="0021077C">
      <w:pPr>
        <w:pStyle w:val="Listparagraf"/>
        <w:numPr>
          <w:ilvl w:val="0"/>
          <w:numId w:val="5"/>
        </w:numPr>
        <w:rPr>
          <w:b/>
          <w:bCs/>
          <w:sz w:val="32"/>
          <w:szCs w:val="32"/>
          <w:lang w:val="ro-RO"/>
        </w:rPr>
      </w:pPr>
      <w:proofErr w:type="spellStart"/>
      <w:r>
        <w:rPr>
          <w:sz w:val="32"/>
          <w:szCs w:val="32"/>
          <w:lang w:val="ro-RO"/>
        </w:rPr>
        <w:t>Debouncer</w:t>
      </w:r>
      <w:proofErr w:type="spellEnd"/>
      <w:r>
        <w:rPr>
          <w:sz w:val="32"/>
          <w:szCs w:val="32"/>
          <w:lang w:val="ro-RO"/>
        </w:rPr>
        <w:t xml:space="preserve"> (realizat de Corpodean Darius)</w:t>
      </w:r>
    </w:p>
    <w:p w14:paraId="69FADD7B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80FAC45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1077C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C50C52E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bistabil_d</w:t>
      </w:r>
      <w:proofErr w:type="spell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71A9680C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d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proofErr w:type="spell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B099BC2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q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AA91DA6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4E31750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bistabil_d</w:t>
      </w:r>
      <w:proofErr w:type="spell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67021FC4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57899BE3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proofErr w:type="spellEnd"/>
      <w:proofErr w:type="gram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52E2CB4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775DC0A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1077C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F8765FE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Q 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8608C80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1077C">
        <w:rPr>
          <w:rFonts w:ascii="Courier New" w:eastAsia="Times New Roman" w:hAnsi="Courier New" w:cs="Courier New"/>
          <w:b/>
          <w:bCs/>
          <w:color w:val="0080FF"/>
          <w:sz w:val="20"/>
          <w:szCs w:val="20"/>
        </w:rPr>
        <w:t>rising_edge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2AFAF26D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Q 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78331709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</w:p>
    <w:p w14:paraId="5B07B37F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517DF976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8D7F40A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FBA0B1C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490517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1077C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F552DFB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and3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51D1BBDE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6210AA3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y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CA20AFE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F8CB52D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flux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and3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740F3F69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800849A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y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 </w:t>
      </w:r>
      <w:r w:rsidRPr="0021077C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and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and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6EBB953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C317386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029DBBC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0DF7F1C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1077C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91C1769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debouncer</w:t>
      </w:r>
      <w:proofErr w:type="spell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05BAE081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btn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D4361AB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btn_db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proofErr w:type="spell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D06CEC9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937E3FE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struct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debouncer</w:t>
      </w:r>
      <w:proofErr w:type="spell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10323B21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bistabil_d</w:t>
      </w:r>
      <w:proofErr w:type="spellEnd"/>
    </w:p>
    <w:p w14:paraId="721308C6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d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proofErr w:type="spell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447F13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q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1CBF283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8237A08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40D7B12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and3</w:t>
      </w:r>
    </w:p>
    <w:p w14:paraId="0437262D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2C04E82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y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690B9FA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93B831C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B21BA77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</w:t>
      </w:r>
      <w:proofErr w:type="gram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proofErr w:type="gram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2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s3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7FB3348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AEB3903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C1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bistabil_d</w:t>
      </w:r>
      <w:proofErr w:type="spell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Btn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s1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CF6D21F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C2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bistabil_d</w:t>
      </w:r>
      <w:proofErr w:type="spell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proofErr w:type="gram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gram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s2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</w:p>
    <w:p w14:paraId="23E7EBA5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C3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bistabil_d</w:t>
      </w:r>
      <w:proofErr w:type="spell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proofErr w:type="gram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2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gram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s3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347E080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C4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and3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proofErr w:type="gram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proofErr w:type="gram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2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s3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btn_db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77C53E2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0B24644" w14:textId="06AD0152" w:rsidR="0021077C" w:rsidRDefault="0021077C" w:rsidP="0021077C">
      <w:pPr>
        <w:rPr>
          <w:b/>
          <w:bCs/>
          <w:sz w:val="32"/>
          <w:szCs w:val="32"/>
          <w:lang w:val="ro-RO"/>
        </w:rPr>
      </w:pPr>
    </w:p>
    <w:p w14:paraId="55C4CCE3" w14:textId="2E801007" w:rsidR="0021077C" w:rsidRPr="0021077C" w:rsidRDefault="0021077C" w:rsidP="0021077C">
      <w:pPr>
        <w:pStyle w:val="Listparagraf"/>
        <w:numPr>
          <w:ilvl w:val="0"/>
          <w:numId w:val="5"/>
        </w:numPr>
        <w:rPr>
          <w:sz w:val="32"/>
          <w:szCs w:val="32"/>
          <w:lang w:val="ro-RO"/>
        </w:rPr>
      </w:pPr>
      <w:r w:rsidRPr="0021077C">
        <w:rPr>
          <w:sz w:val="32"/>
          <w:szCs w:val="32"/>
          <w:lang w:val="ro-RO"/>
        </w:rPr>
        <w:t>Divizor frecventa (realizat de Corpodean Darius)</w:t>
      </w:r>
    </w:p>
    <w:p w14:paraId="71C73143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1B9C1BE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1077C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E4A46CD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1077C">
        <w:rPr>
          <w:rFonts w:ascii="Courier New" w:eastAsia="Times New Roman" w:hAnsi="Courier New" w:cs="Courier New"/>
          <w:color w:val="800000"/>
          <w:sz w:val="20"/>
          <w:szCs w:val="20"/>
        </w:rPr>
        <w:t>STD_LOGIC_UNSIGNED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28B09D5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B04F54F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divizor</w:t>
      </w:r>
      <w:proofErr w:type="spell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0843DC1A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E5F836D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141A5FF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6E89E05B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A70F028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divizor</w:t>
      </w:r>
      <w:proofErr w:type="spell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19B9F3FE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D2195D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clkdiv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21077C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1077C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):=</w:t>
      </w:r>
      <w:r w:rsidRPr="0021077C">
        <w:rPr>
          <w:rFonts w:ascii="Courier New" w:eastAsia="Times New Roman" w:hAnsi="Courier New" w:cs="Courier New"/>
          <w:color w:val="808080"/>
          <w:sz w:val="20"/>
          <w:szCs w:val="20"/>
        </w:rPr>
        <w:t>"00000000000"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023C034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691664F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30E88E5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2FA66267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1077C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and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clk'</w:t>
      </w:r>
      <w:r w:rsidRPr="0021077C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event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D19DF83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clkdiv</w:t>
      </w:r>
      <w:proofErr w:type="spellEnd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clkdiv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21077C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4A0731E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A6D072A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3B891C0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3ABC5522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proofErr w:type="gramStart"/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>clkdiv</w:t>
      </w:r>
      <w:proofErr w:type="spellEnd"/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1077C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61ABFC8" w14:textId="77777777" w:rsidR="0021077C" w:rsidRPr="0021077C" w:rsidRDefault="0021077C" w:rsidP="002107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1077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2107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1077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116C72FA" w14:textId="77777777" w:rsidR="0021077C" w:rsidRPr="0021077C" w:rsidRDefault="0021077C" w:rsidP="0021077C">
      <w:pPr>
        <w:rPr>
          <w:sz w:val="32"/>
          <w:szCs w:val="32"/>
          <w:lang w:val="ro-RO"/>
        </w:rPr>
      </w:pPr>
    </w:p>
    <w:p w14:paraId="4563CEB3" w14:textId="40EDFABA" w:rsidR="008B4F59" w:rsidRPr="008B4F59" w:rsidRDefault="008B4F59" w:rsidP="008B4F59">
      <w:pPr>
        <w:pStyle w:val="Listparagraf"/>
        <w:numPr>
          <w:ilvl w:val="0"/>
          <w:numId w:val="5"/>
        </w:numPr>
        <w:rPr>
          <w:rFonts w:cstheme="majorHAnsi"/>
          <w:sz w:val="32"/>
          <w:szCs w:val="32"/>
        </w:rPr>
      </w:pPr>
      <w:proofErr w:type="spellStart"/>
      <w:r w:rsidRPr="00982BFC">
        <w:rPr>
          <w:rFonts w:cstheme="majorHAnsi"/>
          <w:sz w:val="32"/>
          <w:szCs w:val="32"/>
        </w:rPr>
        <w:t>Memorie</w:t>
      </w:r>
      <w:proofErr w:type="spellEnd"/>
      <w:r w:rsidRPr="00982BFC">
        <w:rPr>
          <w:rFonts w:cstheme="majorHAnsi"/>
          <w:sz w:val="32"/>
          <w:szCs w:val="32"/>
        </w:rPr>
        <w:t xml:space="preserve"> ROM Data </w:t>
      </w:r>
      <w:proofErr w:type="spellStart"/>
      <w:r w:rsidRPr="00982BFC">
        <w:rPr>
          <w:rFonts w:cstheme="majorHAnsi"/>
          <w:sz w:val="32"/>
          <w:szCs w:val="32"/>
        </w:rPr>
        <w:t>Expirare</w:t>
      </w:r>
      <w:proofErr w:type="spellEnd"/>
      <w:r w:rsidRPr="00982BFC">
        <w:rPr>
          <w:rFonts w:cstheme="majorHAnsi"/>
          <w:sz w:val="32"/>
          <w:szCs w:val="32"/>
        </w:rPr>
        <w:t xml:space="preserve"> card</w:t>
      </w:r>
      <w:r>
        <w:rPr>
          <w:rFonts w:cstheme="majorHAnsi"/>
          <w:sz w:val="32"/>
          <w:szCs w:val="32"/>
        </w:rPr>
        <w:t xml:space="preserve"> (</w:t>
      </w:r>
      <w:proofErr w:type="spellStart"/>
      <w:r>
        <w:rPr>
          <w:rFonts w:cstheme="majorHAnsi"/>
          <w:sz w:val="32"/>
          <w:szCs w:val="32"/>
        </w:rPr>
        <w:t>realizat</w:t>
      </w:r>
      <w:proofErr w:type="spellEnd"/>
      <w:r>
        <w:rPr>
          <w:rFonts w:cstheme="majorHAnsi"/>
          <w:sz w:val="32"/>
          <w:szCs w:val="32"/>
        </w:rPr>
        <w:t xml:space="preserve"> de </w:t>
      </w:r>
      <w:proofErr w:type="spellStart"/>
      <w:r>
        <w:rPr>
          <w:rFonts w:cstheme="majorHAnsi"/>
          <w:sz w:val="32"/>
          <w:szCs w:val="32"/>
        </w:rPr>
        <w:t>Corpodean</w:t>
      </w:r>
      <w:proofErr w:type="spellEnd"/>
      <w:r>
        <w:rPr>
          <w:rFonts w:cstheme="majorHAnsi"/>
          <w:sz w:val="32"/>
          <w:szCs w:val="32"/>
        </w:rPr>
        <w:t xml:space="preserve"> Darius)</w:t>
      </w:r>
    </w:p>
    <w:p w14:paraId="04278434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B077390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7E94FC0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ROM_EXP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7CA55D13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cs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EF0AA6B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adresa_card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1C6C947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an_exp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2246CC0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luna_exp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2A6CF84A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17DEFFF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76CDD8E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ROM_EXP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367C7B36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type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an_memorie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array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to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08F8C4D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type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luna_memorie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array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to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7E063CF6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an_mem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memorie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"11111100100"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"11111100101"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"11111100110"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"11111100101"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"11111100011"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05DA526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luna_mem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luna_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memorie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"1100"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"1001"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"1010"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"1001"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"1000"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3957F58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094312F6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6D3B1F7C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1033DA20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cs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adresa_card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3043BDB1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31D0EE64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cs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375649EC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adresa_card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045EA32D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"000"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an_exp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mem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DA6B0EB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"001"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an_exp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mem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</w:p>
    <w:p w14:paraId="3EDDEA5B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"010"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an_exp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mem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2748DBB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"011"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an_exp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mem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</w:p>
    <w:p w14:paraId="2C6E359F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"100"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an_exp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mem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</w:p>
    <w:p w14:paraId="1B0BE3D0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others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an_exp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"00000000000"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</w:p>
    <w:p w14:paraId="322F6E3E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0A50588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adresa_card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35D21769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"000"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luna_exp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luna_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mem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7D8EB4A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"001"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luna_exp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luna_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mem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</w:p>
    <w:p w14:paraId="37C74F0C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"010"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luna_exp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luna_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mem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4305F0A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"011"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luna_exp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luna_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mem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</w:p>
    <w:p w14:paraId="7EBB011C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"100"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luna_exp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luna_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mem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</w:p>
    <w:p w14:paraId="67268063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others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luna_exp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"0000"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</w:p>
    <w:p w14:paraId="4B18417D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C9524FC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0B8C9D1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C230A8D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60450F3" w14:textId="77777777" w:rsidR="00977E2B" w:rsidRDefault="00977E2B" w:rsidP="00E619B0">
      <w:pPr>
        <w:rPr>
          <w:sz w:val="32"/>
          <w:szCs w:val="32"/>
          <w:lang w:val="ro-RO"/>
        </w:rPr>
      </w:pPr>
    </w:p>
    <w:p w14:paraId="3888F375" w14:textId="3DE46AAF" w:rsidR="00DC2735" w:rsidRPr="00DC2735" w:rsidRDefault="00DC2735" w:rsidP="00DC2735">
      <w:pPr>
        <w:rPr>
          <w:rFonts w:cstheme="majorHAnsi"/>
          <w:sz w:val="24"/>
          <w:szCs w:val="24"/>
        </w:rPr>
      </w:pPr>
      <w:r w:rsidRPr="00DC2735">
        <w:rPr>
          <w:rFonts w:cstheme="majorHAnsi"/>
          <w:sz w:val="24"/>
          <w:szCs w:val="24"/>
        </w:rPr>
        <w:t xml:space="preserve">  Memoria ROM </w:t>
      </w:r>
      <w:proofErr w:type="spellStart"/>
      <w:r w:rsidRPr="00DC2735">
        <w:rPr>
          <w:rFonts w:cstheme="majorHAnsi"/>
          <w:sz w:val="24"/>
          <w:szCs w:val="24"/>
        </w:rPr>
        <w:t>pentru</w:t>
      </w:r>
      <w:proofErr w:type="spellEnd"/>
      <w:r w:rsidRPr="00DC2735">
        <w:rPr>
          <w:rFonts w:cstheme="majorHAnsi"/>
          <w:sz w:val="24"/>
          <w:szCs w:val="24"/>
        </w:rPr>
        <w:t xml:space="preserve"> </w:t>
      </w:r>
      <w:proofErr w:type="spellStart"/>
      <w:r w:rsidRPr="00DC2735">
        <w:rPr>
          <w:rFonts w:cstheme="majorHAnsi"/>
          <w:sz w:val="24"/>
          <w:szCs w:val="24"/>
        </w:rPr>
        <w:t>expirare</w:t>
      </w:r>
      <w:proofErr w:type="spellEnd"/>
      <w:r w:rsidRPr="00DC2735">
        <w:rPr>
          <w:rFonts w:cstheme="majorHAnsi"/>
          <w:sz w:val="24"/>
          <w:szCs w:val="24"/>
        </w:rPr>
        <w:t xml:space="preserve"> card are o </w:t>
      </w:r>
      <w:proofErr w:type="spellStart"/>
      <w:r w:rsidRPr="00DC2735">
        <w:rPr>
          <w:rFonts w:cstheme="majorHAnsi"/>
          <w:sz w:val="24"/>
          <w:szCs w:val="24"/>
        </w:rPr>
        <w:t>entitate</w:t>
      </w:r>
      <w:proofErr w:type="spellEnd"/>
      <w:r w:rsidRPr="00DC2735">
        <w:rPr>
          <w:rFonts w:cstheme="majorHAnsi"/>
          <w:sz w:val="24"/>
          <w:szCs w:val="24"/>
        </w:rPr>
        <w:t xml:space="preserve"> cu 3 </w:t>
      </w:r>
      <w:proofErr w:type="spellStart"/>
      <w:r w:rsidRPr="00DC2735">
        <w:rPr>
          <w:rFonts w:cstheme="majorHAnsi"/>
          <w:sz w:val="24"/>
          <w:szCs w:val="24"/>
        </w:rPr>
        <w:t>intrari</w:t>
      </w:r>
      <w:proofErr w:type="spellEnd"/>
      <w:r w:rsidRPr="00DC2735">
        <w:rPr>
          <w:rFonts w:cstheme="majorHAnsi"/>
          <w:sz w:val="24"/>
          <w:szCs w:val="24"/>
        </w:rPr>
        <w:t xml:space="preserve"> </w:t>
      </w:r>
      <w:proofErr w:type="spellStart"/>
      <w:r w:rsidRPr="00DC2735">
        <w:rPr>
          <w:rFonts w:cstheme="majorHAnsi"/>
          <w:sz w:val="24"/>
          <w:szCs w:val="24"/>
        </w:rPr>
        <w:t>si</w:t>
      </w:r>
      <w:proofErr w:type="spellEnd"/>
      <w:r w:rsidRPr="00DC2735">
        <w:rPr>
          <w:rFonts w:cstheme="majorHAnsi"/>
          <w:sz w:val="24"/>
          <w:szCs w:val="24"/>
        </w:rPr>
        <w:t xml:space="preserve"> 2 </w:t>
      </w:r>
      <w:proofErr w:type="spellStart"/>
      <w:r w:rsidRPr="00DC2735">
        <w:rPr>
          <w:rFonts w:cstheme="majorHAnsi"/>
          <w:sz w:val="24"/>
          <w:szCs w:val="24"/>
        </w:rPr>
        <w:t>iesiri</w:t>
      </w:r>
      <w:proofErr w:type="spellEnd"/>
      <w:r w:rsidRPr="00DC2735">
        <w:rPr>
          <w:rFonts w:cstheme="majorHAnsi"/>
          <w:sz w:val="24"/>
          <w:szCs w:val="24"/>
        </w:rPr>
        <w:t xml:space="preserve">. </w:t>
      </w:r>
      <w:proofErr w:type="spellStart"/>
      <w:r w:rsidRPr="00DC2735">
        <w:rPr>
          <w:rFonts w:cstheme="majorHAnsi"/>
          <w:sz w:val="24"/>
          <w:szCs w:val="24"/>
        </w:rPr>
        <w:t>Sistemul</w:t>
      </w:r>
      <w:proofErr w:type="spellEnd"/>
      <w:r w:rsidRPr="00DC2735">
        <w:rPr>
          <w:rFonts w:cstheme="majorHAnsi"/>
          <w:sz w:val="24"/>
          <w:szCs w:val="24"/>
        </w:rPr>
        <w:t xml:space="preserve"> </w:t>
      </w:r>
      <w:proofErr w:type="spellStart"/>
      <w:r w:rsidRPr="00DC2735">
        <w:rPr>
          <w:rFonts w:cstheme="majorHAnsi"/>
          <w:sz w:val="24"/>
          <w:szCs w:val="24"/>
        </w:rPr>
        <w:t>fiind</w:t>
      </w:r>
      <w:proofErr w:type="spellEnd"/>
      <w:r w:rsidRPr="00DC2735">
        <w:rPr>
          <w:rFonts w:cstheme="majorHAnsi"/>
          <w:sz w:val="24"/>
          <w:szCs w:val="24"/>
        </w:rPr>
        <w:t xml:space="preserve"> </w:t>
      </w:r>
      <w:proofErr w:type="spellStart"/>
      <w:r w:rsidRPr="00DC2735">
        <w:rPr>
          <w:rFonts w:cstheme="majorHAnsi"/>
          <w:sz w:val="24"/>
          <w:szCs w:val="24"/>
        </w:rPr>
        <w:t>sincron</w:t>
      </w:r>
      <w:proofErr w:type="spellEnd"/>
      <w:r w:rsidRPr="00DC2735">
        <w:rPr>
          <w:rFonts w:cstheme="majorHAnsi"/>
          <w:sz w:val="24"/>
          <w:szCs w:val="24"/>
        </w:rPr>
        <w:t xml:space="preserve"> </w:t>
      </w:r>
      <w:proofErr w:type="spellStart"/>
      <w:r w:rsidRPr="00DC2735">
        <w:rPr>
          <w:rFonts w:cstheme="majorHAnsi"/>
          <w:sz w:val="24"/>
          <w:szCs w:val="24"/>
        </w:rPr>
        <w:t>lucreaza</w:t>
      </w:r>
      <w:proofErr w:type="spellEnd"/>
      <w:r w:rsidRPr="00DC2735">
        <w:rPr>
          <w:rFonts w:cstheme="majorHAnsi"/>
          <w:sz w:val="24"/>
          <w:szCs w:val="24"/>
        </w:rPr>
        <w:t xml:space="preserve"> </w:t>
      </w:r>
      <w:proofErr w:type="spellStart"/>
      <w:r w:rsidRPr="00DC2735">
        <w:rPr>
          <w:rFonts w:cstheme="majorHAnsi"/>
          <w:sz w:val="24"/>
          <w:szCs w:val="24"/>
        </w:rPr>
        <w:t>doar</w:t>
      </w:r>
      <w:proofErr w:type="spellEnd"/>
      <w:r w:rsidRPr="00DC2735">
        <w:rPr>
          <w:rFonts w:cstheme="majorHAnsi"/>
          <w:sz w:val="24"/>
          <w:szCs w:val="24"/>
        </w:rPr>
        <w:t xml:space="preserve"> sub </w:t>
      </w:r>
      <w:proofErr w:type="spellStart"/>
      <w:r w:rsidRPr="00DC2735">
        <w:rPr>
          <w:rFonts w:cstheme="majorHAnsi"/>
          <w:sz w:val="24"/>
          <w:szCs w:val="24"/>
        </w:rPr>
        <w:t>actiunea</w:t>
      </w:r>
      <w:proofErr w:type="spellEnd"/>
      <w:r w:rsidRPr="00DC2735">
        <w:rPr>
          <w:rFonts w:cstheme="majorHAnsi"/>
          <w:sz w:val="24"/>
          <w:szCs w:val="24"/>
        </w:rPr>
        <w:t xml:space="preserve"> </w:t>
      </w:r>
      <w:proofErr w:type="spellStart"/>
      <w:r w:rsidRPr="00DC2735">
        <w:rPr>
          <w:rFonts w:cstheme="majorHAnsi"/>
          <w:sz w:val="24"/>
          <w:szCs w:val="24"/>
        </w:rPr>
        <w:t>frontului</w:t>
      </w:r>
      <w:proofErr w:type="spellEnd"/>
      <w:r w:rsidRPr="00DC2735">
        <w:rPr>
          <w:rFonts w:cstheme="majorHAnsi"/>
          <w:sz w:val="24"/>
          <w:szCs w:val="24"/>
        </w:rPr>
        <w:t xml:space="preserve"> </w:t>
      </w:r>
      <w:proofErr w:type="spellStart"/>
      <w:r w:rsidRPr="00DC2735">
        <w:rPr>
          <w:rFonts w:cstheme="majorHAnsi"/>
          <w:sz w:val="24"/>
          <w:szCs w:val="24"/>
        </w:rPr>
        <w:t>crescator</w:t>
      </w:r>
      <w:proofErr w:type="spellEnd"/>
      <w:r w:rsidRPr="00DC2735">
        <w:rPr>
          <w:rFonts w:cstheme="majorHAnsi"/>
          <w:sz w:val="24"/>
          <w:szCs w:val="24"/>
        </w:rPr>
        <w:t xml:space="preserve"> al clock-</w:t>
      </w:r>
      <w:proofErr w:type="spellStart"/>
      <w:r w:rsidRPr="00DC2735">
        <w:rPr>
          <w:rFonts w:cstheme="majorHAnsi"/>
          <w:sz w:val="24"/>
          <w:szCs w:val="24"/>
        </w:rPr>
        <w:t>ului</w:t>
      </w:r>
      <w:proofErr w:type="spellEnd"/>
      <w:r w:rsidRPr="00DC2735">
        <w:rPr>
          <w:rFonts w:cstheme="majorHAnsi"/>
          <w:sz w:val="24"/>
          <w:szCs w:val="24"/>
        </w:rPr>
        <w:t xml:space="preserve">. </w:t>
      </w:r>
      <w:proofErr w:type="spellStart"/>
      <w:r w:rsidRPr="00DC2735">
        <w:rPr>
          <w:rFonts w:cstheme="majorHAnsi"/>
          <w:sz w:val="24"/>
          <w:szCs w:val="24"/>
        </w:rPr>
        <w:t>Daca</w:t>
      </w:r>
      <w:proofErr w:type="spellEnd"/>
      <w:r w:rsidRPr="00DC2735">
        <w:rPr>
          <w:rFonts w:cstheme="majorHAnsi"/>
          <w:sz w:val="24"/>
          <w:szCs w:val="24"/>
        </w:rPr>
        <w:t xml:space="preserve"> chip select e 1 se </w:t>
      </w:r>
      <w:proofErr w:type="spellStart"/>
      <w:r w:rsidRPr="00DC2735">
        <w:rPr>
          <w:rFonts w:cstheme="majorHAnsi"/>
          <w:sz w:val="24"/>
          <w:szCs w:val="24"/>
        </w:rPr>
        <w:t>va</w:t>
      </w:r>
      <w:proofErr w:type="spellEnd"/>
      <w:r w:rsidRPr="00DC2735">
        <w:rPr>
          <w:rFonts w:cstheme="majorHAnsi"/>
          <w:sz w:val="24"/>
          <w:szCs w:val="24"/>
        </w:rPr>
        <w:t xml:space="preserve"> </w:t>
      </w:r>
      <w:proofErr w:type="spellStart"/>
      <w:r w:rsidRPr="00DC2735">
        <w:rPr>
          <w:rFonts w:cstheme="majorHAnsi"/>
          <w:sz w:val="24"/>
          <w:szCs w:val="24"/>
        </w:rPr>
        <w:t>cauta</w:t>
      </w:r>
      <w:proofErr w:type="spellEnd"/>
      <w:r w:rsidRPr="00DC2735">
        <w:rPr>
          <w:rFonts w:cstheme="majorHAnsi"/>
          <w:sz w:val="24"/>
          <w:szCs w:val="24"/>
        </w:rPr>
        <w:t xml:space="preserve"> </w:t>
      </w:r>
      <w:proofErr w:type="spellStart"/>
      <w:r w:rsidRPr="00DC2735">
        <w:rPr>
          <w:rFonts w:cstheme="majorHAnsi"/>
          <w:sz w:val="24"/>
          <w:szCs w:val="24"/>
        </w:rPr>
        <w:t>adresa</w:t>
      </w:r>
      <w:proofErr w:type="spellEnd"/>
      <w:r w:rsidRPr="00DC2735">
        <w:rPr>
          <w:rFonts w:cstheme="majorHAnsi"/>
          <w:sz w:val="24"/>
          <w:szCs w:val="24"/>
        </w:rPr>
        <w:t xml:space="preserve"> </w:t>
      </w:r>
      <w:proofErr w:type="spellStart"/>
      <w:r w:rsidRPr="00DC2735">
        <w:rPr>
          <w:rFonts w:cstheme="majorHAnsi"/>
          <w:sz w:val="24"/>
          <w:szCs w:val="24"/>
        </w:rPr>
        <w:t>cardului</w:t>
      </w:r>
      <w:proofErr w:type="spellEnd"/>
      <w:r w:rsidRPr="00DC2735">
        <w:rPr>
          <w:rFonts w:cstheme="majorHAnsi"/>
          <w:sz w:val="24"/>
          <w:szCs w:val="24"/>
        </w:rPr>
        <w:t xml:space="preserve"> care se introduce </w:t>
      </w:r>
      <w:proofErr w:type="spellStart"/>
      <w:r w:rsidRPr="00DC2735">
        <w:rPr>
          <w:rFonts w:cstheme="majorHAnsi"/>
          <w:sz w:val="24"/>
          <w:szCs w:val="24"/>
        </w:rPr>
        <w:t>si</w:t>
      </w:r>
      <w:proofErr w:type="spellEnd"/>
      <w:r w:rsidRPr="00DC2735">
        <w:rPr>
          <w:rFonts w:cstheme="majorHAnsi"/>
          <w:sz w:val="24"/>
          <w:szCs w:val="24"/>
        </w:rPr>
        <w:t xml:space="preserve"> se </w:t>
      </w:r>
      <w:proofErr w:type="spellStart"/>
      <w:r w:rsidRPr="00DC2735">
        <w:rPr>
          <w:rFonts w:cstheme="majorHAnsi"/>
          <w:sz w:val="24"/>
          <w:szCs w:val="24"/>
        </w:rPr>
        <w:t>vor</w:t>
      </w:r>
      <w:proofErr w:type="spellEnd"/>
      <w:r w:rsidRPr="00DC2735">
        <w:rPr>
          <w:rFonts w:cstheme="majorHAnsi"/>
          <w:sz w:val="24"/>
          <w:szCs w:val="24"/>
        </w:rPr>
        <w:t xml:space="preserve"> </w:t>
      </w:r>
      <w:proofErr w:type="spellStart"/>
      <w:r w:rsidRPr="00DC2735">
        <w:rPr>
          <w:rFonts w:cstheme="majorHAnsi"/>
          <w:sz w:val="24"/>
          <w:szCs w:val="24"/>
        </w:rPr>
        <w:t>extrage</w:t>
      </w:r>
      <w:proofErr w:type="spellEnd"/>
      <w:r w:rsidRPr="00DC2735">
        <w:rPr>
          <w:rFonts w:cstheme="majorHAnsi"/>
          <w:sz w:val="24"/>
          <w:szCs w:val="24"/>
        </w:rPr>
        <w:t xml:space="preserve"> </w:t>
      </w:r>
      <w:proofErr w:type="spellStart"/>
      <w:r w:rsidRPr="00DC2735">
        <w:rPr>
          <w:rFonts w:cstheme="majorHAnsi"/>
          <w:sz w:val="24"/>
          <w:szCs w:val="24"/>
        </w:rPr>
        <w:t>luna</w:t>
      </w:r>
      <w:proofErr w:type="spellEnd"/>
      <w:r w:rsidRPr="00DC2735">
        <w:rPr>
          <w:rFonts w:cstheme="majorHAnsi"/>
          <w:sz w:val="24"/>
          <w:szCs w:val="24"/>
        </w:rPr>
        <w:t xml:space="preserve"> </w:t>
      </w:r>
      <w:proofErr w:type="spellStart"/>
      <w:r w:rsidRPr="00DC2735">
        <w:rPr>
          <w:rFonts w:cstheme="majorHAnsi"/>
          <w:sz w:val="24"/>
          <w:szCs w:val="24"/>
        </w:rPr>
        <w:t>si</w:t>
      </w:r>
      <w:proofErr w:type="spellEnd"/>
      <w:r w:rsidRPr="00DC2735">
        <w:rPr>
          <w:rFonts w:cstheme="majorHAnsi"/>
          <w:sz w:val="24"/>
          <w:szCs w:val="24"/>
        </w:rPr>
        <w:t xml:space="preserve"> </w:t>
      </w:r>
      <w:proofErr w:type="spellStart"/>
      <w:r w:rsidRPr="00DC2735">
        <w:rPr>
          <w:rFonts w:cstheme="majorHAnsi"/>
          <w:sz w:val="24"/>
          <w:szCs w:val="24"/>
        </w:rPr>
        <w:t>anul</w:t>
      </w:r>
      <w:proofErr w:type="spellEnd"/>
      <w:r w:rsidRPr="00DC2735">
        <w:rPr>
          <w:rFonts w:cstheme="majorHAnsi"/>
          <w:sz w:val="24"/>
          <w:szCs w:val="24"/>
        </w:rPr>
        <w:t xml:space="preserve"> </w:t>
      </w:r>
      <w:proofErr w:type="spellStart"/>
      <w:r w:rsidRPr="00DC2735">
        <w:rPr>
          <w:rFonts w:cstheme="majorHAnsi"/>
          <w:sz w:val="24"/>
          <w:szCs w:val="24"/>
        </w:rPr>
        <w:t>expirarii</w:t>
      </w:r>
      <w:proofErr w:type="spellEnd"/>
      <w:r w:rsidRPr="00DC2735">
        <w:rPr>
          <w:rFonts w:cstheme="majorHAnsi"/>
          <w:sz w:val="24"/>
          <w:szCs w:val="24"/>
        </w:rPr>
        <w:t xml:space="preserve"> </w:t>
      </w:r>
      <w:proofErr w:type="spellStart"/>
      <w:r w:rsidRPr="00DC2735">
        <w:rPr>
          <w:rFonts w:cstheme="majorHAnsi"/>
          <w:sz w:val="24"/>
          <w:szCs w:val="24"/>
        </w:rPr>
        <w:t>cardului</w:t>
      </w:r>
      <w:proofErr w:type="spellEnd"/>
      <w:r w:rsidRPr="00DC2735">
        <w:rPr>
          <w:rFonts w:cstheme="majorHAnsi"/>
          <w:sz w:val="24"/>
          <w:szCs w:val="24"/>
        </w:rPr>
        <w:t>.</w:t>
      </w:r>
    </w:p>
    <w:p w14:paraId="45F7F3CC" w14:textId="4436B1F4" w:rsidR="00DC2735" w:rsidRDefault="00DC2735" w:rsidP="00DC2735">
      <w:pPr>
        <w:pStyle w:val="Listparagraf"/>
        <w:rPr>
          <w:sz w:val="32"/>
          <w:szCs w:val="32"/>
          <w:lang w:val="ro-RO"/>
        </w:rPr>
      </w:pPr>
    </w:p>
    <w:p w14:paraId="30049C01" w14:textId="77777777" w:rsidR="00DC2735" w:rsidRPr="00195DC9" w:rsidRDefault="00DC2735" w:rsidP="00DC2735">
      <w:pPr>
        <w:pStyle w:val="Listparagraf"/>
        <w:numPr>
          <w:ilvl w:val="0"/>
          <w:numId w:val="5"/>
        </w:numPr>
        <w:rPr>
          <w:rFonts w:cstheme="majorHAnsi"/>
          <w:sz w:val="32"/>
          <w:szCs w:val="32"/>
        </w:rPr>
      </w:pPr>
      <w:proofErr w:type="spellStart"/>
      <w:r>
        <w:rPr>
          <w:rFonts w:cstheme="majorHAnsi"/>
          <w:sz w:val="32"/>
          <w:szCs w:val="32"/>
        </w:rPr>
        <w:t>Afisare</w:t>
      </w:r>
      <w:proofErr w:type="spellEnd"/>
      <w:r>
        <w:rPr>
          <w:rFonts w:cstheme="majorHAnsi"/>
          <w:sz w:val="32"/>
          <w:szCs w:val="32"/>
        </w:rPr>
        <w:t xml:space="preserve"> </w:t>
      </w:r>
      <w:proofErr w:type="spellStart"/>
      <w:r>
        <w:rPr>
          <w:rFonts w:cstheme="majorHAnsi"/>
          <w:sz w:val="32"/>
          <w:szCs w:val="32"/>
        </w:rPr>
        <w:t>eroare</w:t>
      </w:r>
      <w:proofErr w:type="spellEnd"/>
      <w:r>
        <w:rPr>
          <w:rFonts w:cstheme="majorHAnsi"/>
          <w:sz w:val="32"/>
          <w:szCs w:val="32"/>
        </w:rPr>
        <w:t xml:space="preserve"> card (</w:t>
      </w:r>
      <w:proofErr w:type="spellStart"/>
      <w:r>
        <w:rPr>
          <w:rFonts w:cstheme="majorHAnsi"/>
          <w:sz w:val="32"/>
          <w:szCs w:val="32"/>
        </w:rPr>
        <w:t>realizat</w:t>
      </w:r>
      <w:proofErr w:type="spellEnd"/>
      <w:r>
        <w:rPr>
          <w:rFonts w:cstheme="majorHAnsi"/>
          <w:sz w:val="32"/>
          <w:szCs w:val="32"/>
        </w:rPr>
        <w:t xml:space="preserve"> de Coblisan George)</w:t>
      </w:r>
    </w:p>
    <w:p w14:paraId="0186F55C" w14:textId="77777777" w:rsidR="00977E2B" w:rsidRDefault="00977E2B" w:rsidP="00977E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</w:pPr>
    </w:p>
    <w:p w14:paraId="3BE1B246" w14:textId="764649B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library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C80EE16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use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D05FD7">
        <w:rPr>
          <w:rFonts w:ascii="Courier New" w:hAnsi="Courier New" w:cs="Courier New"/>
          <w:color w:val="800000"/>
          <w:sz w:val="20"/>
          <w:szCs w:val="20"/>
          <w:highlight w:val="white"/>
        </w:rPr>
        <w:t>STD_LOGIC_1164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93AA6D8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use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D05FD7">
        <w:rPr>
          <w:rFonts w:ascii="Courier New" w:hAnsi="Courier New" w:cs="Courier New"/>
          <w:color w:val="800000"/>
          <w:sz w:val="20"/>
          <w:szCs w:val="20"/>
          <w:highlight w:val="white"/>
        </w:rPr>
        <w:t>STD_LOGIC_ARITH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A1F990A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use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D05FD7">
        <w:rPr>
          <w:rFonts w:ascii="Courier New" w:hAnsi="Courier New" w:cs="Courier New"/>
          <w:color w:val="800000"/>
          <w:sz w:val="20"/>
          <w:szCs w:val="20"/>
          <w:highlight w:val="white"/>
        </w:rPr>
        <w:t>STD_LOGIC_UNSIGNED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93EF60A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F71BC91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afisare_eroare_card</w:t>
      </w:r>
      <w:proofErr w:type="spellEnd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395BE5D6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port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anod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D05FD7">
        <w:rPr>
          <w:rFonts w:ascii="Courier New" w:hAnsi="Courier New" w:cs="Courier New"/>
          <w:color w:val="8000FF"/>
          <w:sz w:val="20"/>
          <w:szCs w:val="20"/>
          <w:highlight w:val="white"/>
        </w:rPr>
        <w:t>std_logic_vector</w:t>
      </w:r>
      <w:proofErr w:type="spellEnd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D05FD7"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58D1072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catod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D05FD7">
        <w:rPr>
          <w:rFonts w:ascii="Courier New" w:hAnsi="Courier New" w:cs="Courier New"/>
          <w:color w:val="8000FF"/>
          <w:sz w:val="20"/>
          <w:szCs w:val="20"/>
          <w:highlight w:val="white"/>
        </w:rPr>
        <w:t>std_logic_vector</w:t>
      </w:r>
      <w:proofErr w:type="spellEnd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D05FD7">
        <w:rPr>
          <w:rFonts w:ascii="Courier New" w:hAnsi="Courier New" w:cs="Courier New"/>
          <w:color w:val="FF8000"/>
          <w:sz w:val="20"/>
          <w:szCs w:val="20"/>
          <w:highlight w:val="white"/>
        </w:rPr>
        <w:t>6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FBCA6C0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D05FD7">
        <w:rPr>
          <w:rFonts w:ascii="Courier New" w:hAnsi="Courier New" w:cs="Courier New"/>
          <w:color w:val="8000FF"/>
          <w:sz w:val="20"/>
          <w:szCs w:val="20"/>
          <w:highlight w:val="white"/>
        </w:rPr>
        <w:t>std_logic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355FC93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enable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D05FD7">
        <w:rPr>
          <w:rFonts w:ascii="Courier New" w:hAnsi="Courier New" w:cs="Courier New"/>
          <w:color w:val="8000FF"/>
          <w:sz w:val="20"/>
          <w:szCs w:val="20"/>
          <w:highlight w:val="white"/>
        </w:rPr>
        <w:t>std_logic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4C771A9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2604D91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38C802D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architecture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eroareCard</w:t>
      </w:r>
      <w:proofErr w:type="spellEnd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of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afisare_eroare_card</w:t>
      </w:r>
      <w:proofErr w:type="spellEnd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201E29A6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signal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cclk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D05FD7">
        <w:rPr>
          <w:rFonts w:ascii="Courier New" w:hAnsi="Courier New" w:cs="Courier New"/>
          <w:color w:val="8000FF"/>
          <w:sz w:val="20"/>
          <w:szCs w:val="20"/>
          <w:highlight w:val="white"/>
        </w:rPr>
        <w:t>std_logic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0307CFA" w14:textId="43E703E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signal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clkdiv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D05FD7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D05FD7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D05FD7"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="0017773F" w:rsidRPr="0017773F">
        <w:t xml:space="preserve"> </w:t>
      </w:r>
      <w:r w:rsidR="0017773F" w:rsidRPr="0017773F">
        <w:rPr>
          <w:rFonts w:ascii="Courier New" w:hAnsi="Courier New" w:cs="Courier New"/>
          <w:b/>
          <w:bCs/>
          <w:color w:val="000080"/>
          <w:sz w:val="20"/>
          <w:szCs w:val="20"/>
        </w:rPr>
        <w:t>:="00000000000";</w:t>
      </w:r>
    </w:p>
    <w:p w14:paraId="1F375B17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</w:t>
      </w:r>
    </w:p>
    <w:p w14:paraId="29AE33C9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1B0562DD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38AE7EA5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193D48ED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D05FD7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color w:val="808000"/>
          <w:sz w:val="20"/>
          <w:szCs w:val="20"/>
          <w:highlight w:val="white"/>
        </w:rPr>
        <w:t>and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clk'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event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5F235C6D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clkdiv</w:t>
      </w:r>
      <w:proofErr w:type="spellEnd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clkdiv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 w:rsidRPr="00D05FD7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A9DA181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C49BEE2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42CC8F4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cclk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proofErr w:type="spellStart"/>
      <w:proofErr w:type="gram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clkdiv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D05FD7"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5262535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ab/>
      </w:r>
    </w:p>
    <w:p w14:paraId="536E6A19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cclk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4DE9270F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variable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 w:rsidRPr="00D05FD7">
        <w:rPr>
          <w:rFonts w:ascii="Courier New" w:hAnsi="Courier New" w:cs="Courier New"/>
          <w:color w:val="8000FF"/>
          <w:sz w:val="20"/>
          <w:szCs w:val="20"/>
          <w:highlight w:val="white"/>
        </w:rPr>
        <w:t>integer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:=</w:t>
      </w:r>
      <w:proofErr w:type="gramEnd"/>
      <w:r w:rsidRPr="00D05FD7"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48C4C76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155DEE76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enable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D05FD7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4F91E30F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D05FD7">
        <w:rPr>
          <w:rFonts w:ascii="Courier New" w:hAnsi="Courier New" w:cs="Courier New"/>
          <w:b/>
          <w:bCs/>
          <w:color w:val="0080FF"/>
          <w:sz w:val="20"/>
          <w:szCs w:val="20"/>
          <w:highlight w:val="white"/>
        </w:rPr>
        <w:t>rising_edge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cclk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2AC08726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D05FD7"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370D8855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anod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D05FD7">
        <w:rPr>
          <w:rFonts w:ascii="Courier New" w:hAnsi="Courier New" w:cs="Courier New"/>
          <w:color w:val="808080"/>
          <w:sz w:val="20"/>
          <w:szCs w:val="20"/>
          <w:highlight w:val="white"/>
        </w:rPr>
        <w:t>"0111"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D340251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catod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D05FD7">
        <w:rPr>
          <w:rFonts w:ascii="Courier New" w:hAnsi="Courier New" w:cs="Courier New"/>
          <w:color w:val="808080"/>
          <w:sz w:val="20"/>
          <w:szCs w:val="20"/>
          <w:highlight w:val="white"/>
        </w:rPr>
        <w:t>"0110000"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F49A44E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:=</w:t>
      </w:r>
      <w:proofErr w:type="gramEnd"/>
      <w:r w:rsidRPr="00D05FD7"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7313E17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elsif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D05FD7"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3727FF01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anod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D05FD7">
        <w:rPr>
          <w:rFonts w:ascii="Courier New" w:hAnsi="Courier New" w:cs="Courier New"/>
          <w:color w:val="808080"/>
          <w:sz w:val="20"/>
          <w:szCs w:val="20"/>
          <w:highlight w:val="white"/>
        </w:rPr>
        <w:t>"1011"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46E8C94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catod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D05FD7">
        <w:rPr>
          <w:rFonts w:ascii="Courier New" w:hAnsi="Courier New" w:cs="Courier New"/>
          <w:color w:val="808080"/>
          <w:sz w:val="20"/>
          <w:szCs w:val="20"/>
          <w:highlight w:val="white"/>
        </w:rPr>
        <w:t>"1111010"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013BA9E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:=</w:t>
      </w:r>
      <w:proofErr w:type="gramEnd"/>
      <w:r w:rsidRPr="00D05FD7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FEB29B9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elsif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D05FD7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3BAC6E75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anod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D05FD7">
        <w:rPr>
          <w:rFonts w:ascii="Courier New" w:hAnsi="Courier New" w:cs="Courier New"/>
          <w:color w:val="808080"/>
          <w:sz w:val="20"/>
          <w:szCs w:val="20"/>
          <w:highlight w:val="white"/>
        </w:rPr>
        <w:t>"1101"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1164695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catod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D05FD7">
        <w:rPr>
          <w:rFonts w:ascii="Courier New" w:hAnsi="Courier New" w:cs="Courier New"/>
          <w:color w:val="808080"/>
          <w:sz w:val="20"/>
          <w:szCs w:val="20"/>
          <w:highlight w:val="white"/>
        </w:rPr>
        <w:t>"1111010"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E9EB84B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:=</w:t>
      </w:r>
      <w:proofErr w:type="gramEnd"/>
      <w:r w:rsidRPr="00D05FD7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A10D9E2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</w:p>
    <w:p w14:paraId="13837544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anod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D05FD7">
        <w:rPr>
          <w:rFonts w:ascii="Courier New" w:hAnsi="Courier New" w:cs="Courier New"/>
          <w:color w:val="808080"/>
          <w:sz w:val="20"/>
          <w:szCs w:val="20"/>
          <w:highlight w:val="white"/>
        </w:rPr>
        <w:t>"1110"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5367417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catod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D05FD7">
        <w:rPr>
          <w:rFonts w:ascii="Courier New" w:hAnsi="Courier New" w:cs="Courier New"/>
          <w:color w:val="808080"/>
          <w:sz w:val="20"/>
          <w:szCs w:val="20"/>
          <w:highlight w:val="white"/>
        </w:rPr>
        <w:t>"0100100"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5106DA7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:=</w:t>
      </w:r>
      <w:proofErr w:type="gramEnd"/>
      <w:r w:rsidRPr="00D05FD7"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24B443B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C857DD9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839D5AF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</w:p>
    <w:p w14:paraId="4DC76B1F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anod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D05FD7">
        <w:rPr>
          <w:rFonts w:ascii="Courier New" w:hAnsi="Courier New" w:cs="Courier New"/>
          <w:color w:val="808080"/>
          <w:sz w:val="20"/>
          <w:szCs w:val="20"/>
          <w:highlight w:val="white"/>
        </w:rPr>
        <w:t>"ZZZZ"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6656837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catod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D05FD7">
        <w:rPr>
          <w:rFonts w:ascii="Courier New" w:hAnsi="Courier New" w:cs="Courier New"/>
          <w:color w:val="808080"/>
          <w:sz w:val="20"/>
          <w:szCs w:val="20"/>
          <w:highlight w:val="white"/>
        </w:rPr>
        <w:t>"ZZZZZZZ"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B5BEBA9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06C789B" w14:textId="77777777" w:rsidR="00DC2735" w:rsidRPr="00D05FD7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C5B8D5A" w14:textId="77777777" w:rsidR="00DC2735" w:rsidRPr="00D05FD7" w:rsidRDefault="00DC2735" w:rsidP="00DC2735">
      <w:pPr>
        <w:ind w:left="360"/>
        <w:rPr>
          <w:rFonts w:cstheme="minorHAnsi"/>
          <w:color w:val="000000"/>
          <w:sz w:val="24"/>
          <w:szCs w:val="24"/>
        </w:rPr>
      </w:pPr>
      <w:r w:rsidRPr="00D05FD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D05FD7">
        <w:rPr>
          <w:rFonts w:ascii="Courier New" w:hAnsi="Courier New" w:cs="Courier New"/>
          <w:color w:val="000000"/>
          <w:sz w:val="20"/>
          <w:szCs w:val="20"/>
          <w:highlight w:val="white"/>
        </w:rPr>
        <w:t>eroareCard</w:t>
      </w:r>
      <w:proofErr w:type="spellEnd"/>
      <w:r w:rsidRPr="00D05FD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155C0A0" w14:textId="475C52B5" w:rsidR="00DC2735" w:rsidRDefault="00DC2735" w:rsidP="00DC2735">
      <w:pPr>
        <w:pStyle w:val="Listparagraf"/>
        <w:rPr>
          <w:sz w:val="32"/>
          <w:szCs w:val="32"/>
          <w:lang w:val="ro-RO"/>
        </w:rPr>
      </w:pPr>
    </w:p>
    <w:p w14:paraId="05F63E2B" w14:textId="7C2B690C" w:rsidR="008B4F59" w:rsidRPr="008B4F59" w:rsidRDefault="00DC2735" w:rsidP="008B4F59">
      <w:pPr>
        <w:pStyle w:val="Listparagraf"/>
        <w:numPr>
          <w:ilvl w:val="0"/>
          <w:numId w:val="5"/>
        </w:numPr>
        <w:rPr>
          <w:rFonts w:cstheme="majorHAnsi"/>
          <w:sz w:val="32"/>
          <w:szCs w:val="32"/>
        </w:rPr>
      </w:pPr>
      <w:r>
        <w:rPr>
          <w:rFonts w:cstheme="majorHAnsi"/>
          <w:sz w:val="32"/>
          <w:szCs w:val="32"/>
        </w:rPr>
        <w:t xml:space="preserve">Comparator data </w:t>
      </w:r>
      <w:proofErr w:type="spellStart"/>
      <w:r>
        <w:rPr>
          <w:rFonts w:cstheme="majorHAnsi"/>
          <w:sz w:val="32"/>
          <w:szCs w:val="32"/>
        </w:rPr>
        <w:t>curenta</w:t>
      </w:r>
      <w:proofErr w:type="spellEnd"/>
      <w:r>
        <w:rPr>
          <w:rFonts w:cstheme="majorHAnsi"/>
          <w:sz w:val="32"/>
          <w:szCs w:val="32"/>
        </w:rPr>
        <w:t xml:space="preserve"> cu data </w:t>
      </w:r>
      <w:proofErr w:type="spellStart"/>
      <w:r>
        <w:rPr>
          <w:rFonts w:cstheme="majorHAnsi"/>
          <w:sz w:val="32"/>
          <w:szCs w:val="32"/>
        </w:rPr>
        <w:t>expirarii</w:t>
      </w:r>
      <w:proofErr w:type="spellEnd"/>
      <w:r>
        <w:rPr>
          <w:rFonts w:cstheme="majorHAnsi"/>
          <w:sz w:val="32"/>
          <w:szCs w:val="32"/>
        </w:rPr>
        <w:t xml:space="preserve"> (</w:t>
      </w:r>
      <w:proofErr w:type="spellStart"/>
      <w:r>
        <w:rPr>
          <w:rFonts w:cstheme="majorHAnsi"/>
          <w:sz w:val="32"/>
          <w:szCs w:val="32"/>
        </w:rPr>
        <w:t>realizat</w:t>
      </w:r>
      <w:proofErr w:type="spellEnd"/>
      <w:r>
        <w:rPr>
          <w:rFonts w:cstheme="majorHAnsi"/>
          <w:sz w:val="32"/>
          <w:szCs w:val="32"/>
        </w:rPr>
        <w:t xml:space="preserve"> de </w:t>
      </w:r>
      <w:proofErr w:type="spellStart"/>
      <w:r>
        <w:rPr>
          <w:rFonts w:cstheme="majorHAnsi"/>
          <w:sz w:val="32"/>
          <w:szCs w:val="32"/>
        </w:rPr>
        <w:t>Corpodean</w:t>
      </w:r>
      <w:proofErr w:type="spellEnd"/>
      <w:r>
        <w:rPr>
          <w:rFonts w:cstheme="majorHAnsi"/>
          <w:sz w:val="32"/>
          <w:szCs w:val="32"/>
        </w:rPr>
        <w:t xml:space="preserve"> Darius)</w:t>
      </w:r>
    </w:p>
    <w:p w14:paraId="3CDB3AE4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16F1625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B150B2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COMP_DATA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7671B2E6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an_exp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2E91386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luna_exp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29EB9CC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data_ok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E4A90D7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6DA36EC1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1DCDC79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COMP_DATA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0102D944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luna_curenta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):=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"0010"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555A7DE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an_curent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):=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"11111100100"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215E943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3DA266B6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an_exp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A4B36E0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5284F249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an_exp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"00000000000"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data_ok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14FBC3A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</w:p>
    <w:p w14:paraId="7AF4D183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an_exp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an_curent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data_ok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D1683A1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</w:p>
    <w:p w14:paraId="03C486D7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an_exp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an_curent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data_ok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575A74C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</w:p>
    <w:p w14:paraId="2D9FC323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luna_exp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luna_curenta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data_ok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50DD5DA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</w:p>
    <w:p w14:paraId="5ED1F89D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data_ok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83B98DF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</w:p>
    <w:p w14:paraId="616463D3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356740F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6AF5E8F" w14:textId="2869F456" w:rsid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3CF4E34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DDD786" w14:textId="25394BA2" w:rsidR="00DC2735" w:rsidRDefault="00DC2735" w:rsidP="00DC2735">
      <w:pPr>
        <w:rPr>
          <w:rFonts w:cs="Courier New"/>
          <w:color w:val="000000"/>
          <w:sz w:val="24"/>
          <w:szCs w:val="24"/>
        </w:rPr>
      </w:pPr>
      <w:r>
        <w:rPr>
          <w:rFonts w:cs="Courier New"/>
          <w:color w:val="000000"/>
          <w:sz w:val="24"/>
          <w:szCs w:val="24"/>
          <w:highlight w:val="white"/>
        </w:rPr>
        <w:t xml:space="preserve">  </w:t>
      </w:r>
      <w:r w:rsidRPr="00DC2735">
        <w:rPr>
          <w:rFonts w:cs="Courier New"/>
          <w:color w:val="000000"/>
          <w:sz w:val="24"/>
          <w:szCs w:val="24"/>
          <w:highlight w:val="white"/>
        </w:rPr>
        <w:t xml:space="preserve">Comparator </w:t>
      </w:r>
      <w:proofErr w:type="spellStart"/>
      <w:r w:rsidRPr="00DC2735">
        <w:rPr>
          <w:rFonts w:cs="Courier New"/>
          <w:color w:val="000000"/>
          <w:sz w:val="24"/>
          <w:szCs w:val="24"/>
          <w:highlight w:val="white"/>
        </w:rPr>
        <w:t>primeste</w:t>
      </w:r>
      <w:proofErr w:type="spellEnd"/>
      <w:r w:rsidRPr="00DC2735">
        <w:rPr>
          <w:rFonts w:cs="Courier New"/>
          <w:color w:val="000000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="Courier New"/>
          <w:color w:val="000000"/>
          <w:sz w:val="24"/>
          <w:szCs w:val="24"/>
          <w:highlight w:val="white"/>
        </w:rPr>
        <w:t>anul</w:t>
      </w:r>
      <w:proofErr w:type="spellEnd"/>
      <w:r w:rsidRPr="00DC2735">
        <w:rPr>
          <w:rFonts w:cs="Courier New"/>
          <w:color w:val="000000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="Courier New"/>
          <w:color w:val="000000"/>
          <w:sz w:val="24"/>
          <w:szCs w:val="24"/>
          <w:highlight w:val="white"/>
        </w:rPr>
        <w:t>expirarii</w:t>
      </w:r>
      <w:proofErr w:type="spellEnd"/>
      <w:r w:rsidRPr="00DC2735">
        <w:rPr>
          <w:rFonts w:cs="Courier New"/>
          <w:color w:val="000000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="Courier New"/>
          <w:color w:val="000000"/>
          <w:sz w:val="24"/>
          <w:szCs w:val="24"/>
          <w:highlight w:val="white"/>
        </w:rPr>
        <w:t>si</w:t>
      </w:r>
      <w:proofErr w:type="spellEnd"/>
      <w:r w:rsidRPr="00DC2735">
        <w:rPr>
          <w:rFonts w:cs="Courier New"/>
          <w:color w:val="000000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="Courier New"/>
          <w:color w:val="000000"/>
          <w:sz w:val="24"/>
          <w:szCs w:val="24"/>
          <w:highlight w:val="white"/>
        </w:rPr>
        <w:t>luna</w:t>
      </w:r>
      <w:proofErr w:type="spellEnd"/>
      <w:r w:rsidRPr="00DC2735">
        <w:rPr>
          <w:rFonts w:cs="Courier New"/>
          <w:color w:val="000000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="Courier New"/>
          <w:color w:val="000000"/>
          <w:sz w:val="24"/>
          <w:szCs w:val="24"/>
          <w:highlight w:val="white"/>
        </w:rPr>
        <w:t>expirarii</w:t>
      </w:r>
      <w:proofErr w:type="spellEnd"/>
      <w:r w:rsidRPr="00DC2735">
        <w:rPr>
          <w:rFonts w:cs="Courier New"/>
          <w:color w:val="000000"/>
          <w:sz w:val="24"/>
          <w:szCs w:val="24"/>
          <w:highlight w:val="white"/>
        </w:rPr>
        <w:t xml:space="preserve"> cu </w:t>
      </w:r>
      <w:proofErr w:type="spellStart"/>
      <w:r w:rsidRPr="00DC2735">
        <w:rPr>
          <w:rFonts w:cs="Courier New"/>
          <w:color w:val="000000"/>
          <w:sz w:val="24"/>
          <w:szCs w:val="24"/>
          <w:highlight w:val="white"/>
        </w:rPr>
        <w:t>luna</w:t>
      </w:r>
      <w:proofErr w:type="spellEnd"/>
      <w:r w:rsidRPr="00DC2735">
        <w:rPr>
          <w:rFonts w:cs="Courier New"/>
          <w:color w:val="000000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="Courier New"/>
          <w:color w:val="000000"/>
          <w:sz w:val="24"/>
          <w:szCs w:val="24"/>
          <w:highlight w:val="white"/>
        </w:rPr>
        <w:t>si</w:t>
      </w:r>
      <w:proofErr w:type="spellEnd"/>
      <w:r w:rsidRPr="00DC2735">
        <w:rPr>
          <w:rFonts w:cs="Courier New"/>
          <w:color w:val="000000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="Courier New"/>
          <w:color w:val="000000"/>
          <w:sz w:val="24"/>
          <w:szCs w:val="24"/>
          <w:highlight w:val="white"/>
        </w:rPr>
        <w:t>anul</w:t>
      </w:r>
      <w:proofErr w:type="spellEnd"/>
      <w:r w:rsidRPr="00DC2735">
        <w:rPr>
          <w:rFonts w:cs="Courier New"/>
          <w:color w:val="000000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="Courier New"/>
          <w:color w:val="000000"/>
          <w:sz w:val="24"/>
          <w:szCs w:val="24"/>
          <w:highlight w:val="white"/>
        </w:rPr>
        <w:t>curent</w:t>
      </w:r>
      <w:proofErr w:type="spellEnd"/>
      <w:r w:rsidRPr="00DC2735">
        <w:rPr>
          <w:rFonts w:cs="Courier New"/>
          <w:color w:val="000000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="Courier New"/>
          <w:color w:val="000000"/>
          <w:sz w:val="24"/>
          <w:szCs w:val="24"/>
          <w:highlight w:val="white"/>
        </w:rPr>
        <w:t>si</w:t>
      </w:r>
      <w:proofErr w:type="spellEnd"/>
      <w:r w:rsidRPr="00DC2735">
        <w:rPr>
          <w:rFonts w:cs="Courier New"/>
          <w:color w:val="000000"/>
          <w:sz w:val="24"/>
          <w:szCs w:val="24"/>
          <w:highlight w:val="white"/>
        </w:rPr>
        <w:t xml:space="preserve"> in </w:t>
      </w:r>
      <w:proofErr w:type="spellStart"/>
      <w:r w:rsidRPr="00DC2735">
        <w:rPr>
          <w:rFonts w:cs="Courier New"/>
          <w:color w:val="000000"/>
          <w:sz w:val="24"/>
          <w:szCs w:val="24"/>
          <w:highlight w:val="white"/>
        </w:rPr>
        <w:t>cazul</w:t>
      </w:r>
      <w:proofErr w:type="spellEnd"/>
      <w:r w:rsidRPr="00DC2735">
        <w:rPr>
          <w:rFonts w:cs="Courier New"/>
          <w:color w:val="000000"/>
          <w:sz w:val="24"/>
          <w:szCs w:val="24"/>
          <w:highlight w:val="white"/>
        </w:rPr>
        <w:t xml:space="preserve"> in care </w:t>
      </w:r>
      <w:proofErr w:type="spellStart"/>
      <w:r w:rsidRPr="00DC2735">
        <w:rPr>
          <w:rFonts w:cs="Courier New"/>
          <w:color w:val="000000"/>
          <w:sz w:val="24"/>
          <w:szCs w:val="24"/>
          <w:highlight w:val="white"/>
        </w:rPr>
        <w:t>cardul</w:t>
      </w:r>
      <w:proofErr w:type="spellEnd"/>
      <w:r w:rsidRPr="00DC2735">
        <w:rPr>
          <w:rFonts w:cs="Courier New"/>
          <w:color w:val="000000"/>
          <w:sz w:val="24"/>
          <w:szCs w:val="24"/>
          <w:highlight w:val="white"/>
        </w:rPr>
        <w:t xml:space="preserve"> nu </w:t>
      </w:r>
      <w:proofErr w:type="spellStart"/>
      <w:r w:rsidRPr="00DC2735">
        <w:rPr>
          <w:rFonts w:cs="Courier New"/>
          <w:color w:val="000000"/>
          <w:sz w:val="24"/>
          <w:szCs w:val="24"/>
          <w:highlight w:val="white"/>
        </w:rPr>
        <w:t>este</w:t>
      </w:r>
      <w:proofErr w:type="spellEnd"/>
      <w:r w:rsidRPr="00DC2735">
        <w:rPr>
          <w:rFonts w:cs="Courier New"/>
          <w:color w:val="000000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="Courier New"/>
          <w:color w:val="000000"/>
          <w:sz w:val="24"/>
          <w:szCs w:val="24"/>
          <w:highlight w:val="white"/>
        </w:rPr>
        <w:t>expirat</w:t>
      </w:r>
      <w:proofErr w:type="spellEnd"/>
      <w:r w:rsidRPr="00DC2735">
        <w:rPr>
          <w:rFonts w:cs="Courier New"/>
          <w:color w:val="000000"/>
          <w:sz w:val="24"/>
          <w:szCs w:val="24"/>
          <w:highlight w:val="white"/>
        </w:rPr>
        <w:t xml:space="preserve"> se </w:t>
      </w:r>
      <w:proofErr w:type="spellStart"/>
      <w:r w:rsidRPr="00DC2735">
        <w:rPr>
          <w:rFonts w:cs="Courier New"/>
          <w:color w:val="000000"/>
          <w:sz w:val="24"/>
          <w:szCs w:val="24"/>
          <w:highlight w:val="white"/>
        </w:rPr>
        <w:t>transmite</w:t>
      </w:r>
      <w:proofErr w:type="spellEnd"/>
      <w:r w:rsidRPr="00DC2735">
        <w:rPr>
          <w:rFonts w:cs="Courier New"/>
          <w:color w:val="000000"/>
          <w:sz w:val="24"/>
          <w:szCs w:val="24"/>
          <w:highlight w:val="white"/>
        </w:rPr>
        <w:t xml:space="preserve"> pe </w:t>
      </w:r>
      <w:proofErr w:type="spellStart"/>
      <w:r w:rsidRPr="00DC2735">
        <w:rPr>
          <w:rFonts w:cs="Courier New"/>
          <w:color w:val="000000"/>
          <w:sz w:val="24"/>
          <w:szCs w:val="24"/>
          <w:highlight w:val="white"/>
        </w:rPr>
        <w:t>iesire</w:t>
      </w:r>
      <w:proofErr w:type="spellEnd"/>
      <w:r w:rsidRPr="00DC2735">
        <w:rPr>
          <w:rFonts w:cs="Courier New"/>
          <w:color w:val="000000"/>
          <w:sz w:val="24"/>
          <w:szCs w:val="24"/>
          <w:highlight w:val="white"/>
        </w:rPr>
        <w:t xml:space="preserve"> 1 ca se </w:t>
      </w:r>
      <w:proofErr w:type="spellStart"/>
      <w:r w:rsidRPr="00DC2735">
        <w:rPr>
          <w:rFonts w:cs="Courier New"/>
          <w:color w:val="000000"/>
          <w:sz w:val="24"/>
          <w:szCs w:val="24"/>
          <w:highlight w:val="white"/>
        </w:rPr>
        <w:t>activeze</w:t>
      </w:r>
      <w:proofErr w:type="spellEnd"/>
      <w:r w:rsidRPr="00DC2735">
        <w:rPr>
          <w:rFonts w:cs="Courier New"/>
          <w:color w:val="000000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="Courier New"/>
          <w:color w:val="000000"/>
          <w:sz w:val="24"/>
          <w:szCs w:val="24"/>
          <w:highlight w:val="white"/>
        </w:rPr>
        <w:t>urmatoarea</w:t>
      </w:r>
      <w:proofErr w:type="spellEnd"/>
      <w:r w:rsidRPr="00DC2735">
        <w:rPr>
          <w:rFonts w:cs="Courier New"/>
          <w:color w:val="000000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="Courier New"/>
          <w:color w:val="000000"/>
          <w:sz w:val="24"/>
          <w:szCs w:val="24"/>
          <w:highlight w:val="white"/>
        </w:rPr>
        <w:t>componenta</w:t>
      </w:r>
      <w:proofErr w:type="spellEnd"/>
      <w:r w:rsidRPr="00DC2735">
        <w:rPr>
          <w:rFonts w:cs="Courier New"/>
          <w:color w:val="000000"/>
          <w:sz w:val="24"/>
          <w:szCs w:val="24"/>
          <w:highlight w:val="white"/>
        </w:rPr>
        <w:t>.</w:t>
      </w:r>
    </w:p>
    <w:p w14:paraId="221750EF" w14:textId="73889472" w:rsidR="00DC2735" w:rsidRDefault="00DC2735" w:rsidP="00DC2735">
      <w:pPr>
        <w:rPr>
          <w:rFonts w:cs="Courier New"/>
          <w:color w:val="000000"/>
          <w:sz w:val="24"/>
          <w:szCs w:val="24"/>
        </w:rPr>
      </w:pPr>
    </w:p>
    <w:p w14:paraId="351B3666" w14:textId="3053D9A4" w:rsidR="00DC2735" w:rsidRPr="00DC2735" w:rsidRDefault="00DC2735" w:rsidP="00DC2735">
      <w:pPr>
        <w:pStyle w:val="Listparagraf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highlight w:val="white"/>
        </w:rPr>
      </w:pPr>
      <w:proofErr w:type="spellStart"/>
      <w:r w:rsidRPr="00DC2735">
        <w:rPr>
          <w:rFonts w:cs="Courier New"/>
          <w:color w:val="000000"/>
          <w:sz w:val="32"/>
          <w:szCs w:val="32"/>
          <w:highlight w:val="white"/>
        </w:rPr>
        <w:t>Memorie</w:t>
      </w:r>
      <w:proofErr w:type="spellEnd"/>
      <w:r w:rsidRPr="00DC2735">
        <w:rPr>
          <w:rFonts w:cs="Courier New"/>
          <w:color w:val="000000"/>
          <w:sz w:val="32"/>
          <w:szCs w:val="32"/>
          <w:highlight w:val="white"/>
        </w:rPr>
        <w:t xml:space="preserve"> RAM PIN (</w:t>
      </w:r>
      <w:proofErr w:type="spellStart"/>
      <w:r w:rsidRPr="00DC2735">
        <w:rPr>
          <w:rFonts w:cs="Courier New"/>
          <w:color w:val="000000"/>
          <w:sz w:val="32"/>
          <w:szCs w:val="32"/>
          <w:highlight w:val="white"/>
        </w:rPr>
        <w:t>realizat</w:t>
      </w:r>
      <w:proofErr w:type="spellEnd"/>
      <w:r w:rsidRPr="00DC2735">
        <w:rPr>
          <w:rFonts w:cs="Courier New"/>
          <w:color w:val="000000"/>
          <w:sz w:val="32"/>
          <w:szCs w:val="32"/>
          <w:highlight w:val="white"/>
        </w:rPr>
        <w:t xml:space="preserve"> de </w:t>
      </w:r>
      <w:proofErr w:type="spellStart"/>
      <w:r w:rsidRPr="00DC2735">
        <w:rPr>
          <w:rFonts w:cs="Courier New"/>
          <w:color w:val="000000"/>
          <w:sz w:val="32"/>
          <w:szCs w:val="32"/>
          <w:highlight w:val="white"/>
        </w:rPr>
        <w:t>Corpodean</w:t>
      </w:r>
      <w:proofErr w:type="spellEnd"/>
      <w:r w:rsidRPr="00DC2735">
        <w:rPr>
          <w:rFonts w:cs="Courier New"/>
          <w:color w:val="000000"/>
          <w:sz w:val="32"/>
          <w:szCs w:val="32"/>
          <w:highlight w:val="white"/>
        </w:rPr>
        <w:t xml:space="preserve"> Darius)</w:t>
      </w:r>
    </w:p>
    <w:p w14:paraId="7002B61A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cs="Courier New"/>
          <w:color w:val="000000"/>
          <w:sz w:val="32"/>
          <w:szCs w:val="32"/>
          <w:highlight w:val="white"/>
        </w:rPr>
      </w:pPr>
    </w:p>
    <w:p w14:paraId="3310F57D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LIBRARY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15DEC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proofErr w:type="spellEnd"/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CA68192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USE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915DEC">
        <w:rPr>
          <w:rFonts w:ascii="Courier New" w:hAnsi="Courier New" w:cs="Courier New"/>
          <w:color w:val="800000"/>
          <w:sz w:val="20"/>
          <w:szCs w:val="20"/>
          <w:highlight w:val="white"/>
        </w:rPr>
        <w:t>std_logic_1164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AC58A9F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RAM_PIN 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57639B4D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port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cs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we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15DEC">
        <w:rPr>
          <w:rFonts w:ascii="Courier New" w:hAnsi="Courier New" w:cs="Courier New"/>
          <w:color w:val="8000FF"/>
          <w:sz w:val="20"/>
          <w:szCs w:val="20"/>
          <w:highlight w:val="white"/>
        </w:rPr>
        <w:t>std_logic</w:t>
      </w:r>
      <w:proofErr w:type="spellEnd"/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349B2E4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adresa_card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proofErr w:type="spellEnd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15DEC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915DEC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D60871B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pin_de_schimbat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proofErr w:type="spellEnd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15DEC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915DEC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15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B2BEC13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pin_dat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</w:t>
      </w:r>
      <w:proofErr w:type="spellEnd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15DEC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915DEC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15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3F0C89DE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proofErr w:type="gramEnd"/>
    </w:p>
    <w:p w14:paraId="5F11D1E1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9AD8279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architecture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comp 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of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RAM_PIN 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20733EB7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type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PIN_MEMORIE 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array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to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of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915DEC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15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039B565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signal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PIN_MEM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PIN_</w:t>
      </w:r>
      <w:proofErr w:type="gram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MEMORIE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:=</w:t>
      </w:r>
      <w:proofErr w:type="gramEnd"/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915DEC">
        <w:rPr>
          <w:rFonts w:ascii="Courier New" w:hAnsi="Courier New" w:cs="Courier New"/>
          <w:color w:val="808080"/>
          <w:sz w:val="20"/>
          <w:szCs w:val="20"/>
          <w:highlight w:val="white"/>
        </w:rPr>
        <w:t>"0010010011111011"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color w:val="808080"/>
          <w:sz w:val="20"/>
          <w:szCs w:val="20"/>
          <w:highlight w:val="white"/>
        </w:rPr>
        <w:t>"0000101001011110"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color w:val="808080"/>
          <w:sz w:val="20"/>
          <w:szCs w:val="20"/>
          <w:highlight w:val="white"/>
        </w:rPr>
        <w:t>"0001001100000000"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color w:val="808080"/>
          <w:sz w:val="20"/>
          <w:szCs w:val="20"/>
          <w:highlight w:val="white"/>
        </w:rPr>
        <w:t>"0001011111101101"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0F09F09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6A11F0B7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4D4C798A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09DF93E7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139C68E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color w:val="808000"/>
          <w:sz w:val="20"/>
          <w:szCs w:val="20"/>
          <w:highlight w:val="white"/>
        </w:rPr>
        <w:t>and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clk'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event</w:t>
      </w:r>
      <w:proofErr w:type="spellEnd"/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008313ED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cs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color w:val="808000"/>
          <w:sz w:val="20"/>
          <w:szCs w:val="20"/>
          <w:highlight w:val="white"/>
        </w:rPr>
        <w:t>and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we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3FA01283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adresa_card</w:t>
      </w:r>
      <w:proofErr w:type="spellEnd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7AF2F3E5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color w:val="808080"/>
          <w:sz w:val="20"/>
          <w:szCs w:val="20"/>
          <w:highlight w:val="white"/>
        </w:rPr>
        <w:t>"000"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PIN_dat</w:t>
      </w:r>
      <w:proofErr w:type="spellEnd"/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PIN_</w:t>
      </w:r>
      <w:proofErr w:type="gram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MEM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583885C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color w:val="808080"/>
          <w:sz w:val="20"/>
          <w:szCs w:val="20"/>
          <w:highlight w:val="white"/>
        </w:rPr>
        <w:t>"001"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PIN_dat</w:t>
      </w:r>
      <w:proofErr w:type="spellEnd"/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PIN_</w:t>
      </w:r>
      <w:proofErr w:type="gram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MEM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213081D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color w:val="808080"/>
          <w:sz w:val="20"/>
          <w:szCs w:val="20"/>
          <w:highlight w:val="white"/>
        </w:rPr>
        <w:t>"010"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PIN_dat</w:t>
      </w:r>
      <w:proofErr w:type="spellEnd"/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PIN_</w:t>
      </w:r>
      <w:proofErr w:type="gram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MEM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F2B2072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color w:val="808080"/>
          <w:sz w:val="20"/>
          <w:szCs w:val="20"/>
          <w:highlight w:val="white"/>
        </w:rPr>
        <w:t>"011"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PIN_dat</w:t>
      </w:r>
      <w:proofErr w:type="spellEnd"/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PIN_</w:t>
      </w:r>
      <w:proofErr w:type="gram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MEM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4887C12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others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PIN_dat</w:t>
      </w:r>
      <w:proofErr w:type="spellEnd"/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915DEC">
        <w:rPr>
          <w:rFonts w:ascii="Courier New" w:hAnsi="Courier New" w:cs="Courier New"/>
          <w:color w:val="808080"/>
          <w:sz w:val="20"/>
          <w:szCs w:val="20"/>
          <w:highlight w:val="white"/>
        </w:rPr>
        <w:t>"ZZZZZZZZZZZZZZZZ"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30CA365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6E51FE6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elsif</w:t>
      </w:r>
      <w:proofErr w:type="spellEnd"/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cs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color w:val="808000"/>
          <w:sz w:val="20"/>
          <w:szCs w:val="20"/>
          <w:highlight w:val="white"/>
        </w:rPr>
        <w:t>and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we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7F059BF5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adresa_card</w:t>
      </w:r>
      <w:proofErr w:type="spellEnd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153D0B4E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color w:val="808080"/>
          <w:sz w:val="20"/>
          <w:szCs w:val="20"/>
          <w:highlight w:val="white"/>
        </w:rPr>
        <w:t>"000"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PIN_</w:t>
      </w:r>
      <w:proofErr w:type="gram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MEM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)&lt;=</w:t>
      </w:r>
      <w:proofErr w:type="spell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pin_de_schimbat</w:t>
      </w:r>
      <w:proofErr w:type="spellEnd"/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1E76834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color w:val="808080"/>
          <w:sz w:val="20"/>
          <w:szCs w:val="20"/>
          <w:highlight w:val="white"/>
        </w:rPr>
        <w:t>"001"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PIN_</w:t>
      </w:r>
      <w:proofErr w:type="gram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MEM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)&lt;=</w:t>
      </w:r>
      <w:proofErr w:type="spell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pin_de_schimbat</w:t>
      </w:r>
      <w:proofErr w:type="spellEnd"/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5958DED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color w:val="808080"/>
          <w:sz w:val="20"/>
          <w:szCs w:val="20"/>
          <w:highlight w:val="white"/>
        </w:rPr>
        <w:t>"010"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PIN_</w:t>
      </w:r>
      <w:proofErr w:type="gram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MEM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)&lt;=</w:t>
      </w:r>
      <w:proofErr w:type="spell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pin_de_schimbat</w:t>
      </w:r>
      <w:proofErr w:type="spellEnd"/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5727A50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color w:val="808080"/>
          <w:sz w:val="20"/>
          <w:szCs w:val="20"/>
          <w:highlight w:val="white"/>
        </w:rPr>
        <w:t>"011"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PIN_</w:t>
      </w:r>
      <w:proofErr w:type="gram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MEM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)&lt;=</w:t>
      </w:r>
      <w:proofErr w:type="spellStart"/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pin_de_schimbat</w:t>
      </w:r>
      <w:proofErr w:type="spellEnd"/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3CB3844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others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PIN_MEM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Start"/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)&lt;</w:t>
      </w:r>
      <w:proofErr w:type="gramEnd"/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>PIN_MEM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915DE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63A3D14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34600D5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F9AB9AD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DD21AEF" w14:textId="77777777" w:rsidR="00DC2735" w:rsidRPr="00915DEC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0600AAF" w14:textId="057E9520" w:rsidR="00DC2735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r w:rsidRPr="00915DE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15DE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comp</w:t>
      </w:r>
      <w:r w:rsidRPr="00915DE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914922C" w14:textId="15385E28" w:rsidR="00DC2735" w:rsidRDefault="00DC2735" w:rsidP="00DC2735">
      <w:pPr>
        <w:rPr>
          <w:rFonts w:cstheme="minorHAnsi"/>
          <w:color w:val="000000" w:themeColor="text1"/>
          <w:sz w:val="24"/>
          <w:szCs w:val="24"/>
        </w:rPr>
      </w:pPr>
    </w:p>
    <w:p w14:paraId="2E80D28A" w14:textId="42C24AD2" w:rsidR="00DC2735" w:rsidRDefault="00DC2735" w:rsidP="00DC2735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lastRenderedPageBreak/>
        <w:t xml:space="preserve">  In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memoria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RAM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pentru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PIN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se tin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minte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toate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pin-urile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cardurilor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introdu</w:t>
      </w:r>
      <w:r w:rsidR="00666217">
        <w:rPr>
          <w:rFonts w:cstheme="minorHAnsi"/>
          <w:color w:val="000000" w:themeColor="text1"/>
          <w:sz w:val="24"/>
          <w:szCs w:val="24"/>
        </w:rPr>
        <w:t>s</w:t>
      </w:r>
      <w:r>
        <w:rPr>
          <w:rFonts w:cstheme="minorHAnsi"/>
          <w:color w:val="000000" w:themeColor="text1"/>
          <w:sz w:val="24"/>
          <w:szCs w:val="24"/>
        </w:rPr>
        <w:t>e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si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primirea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adresei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cardului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folosit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elibera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pin-ul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corespunzator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pentru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a fi ulterior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comparat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Cand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write enable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este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activat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rescrie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PINUL cu PINUL care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este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pe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intrarea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de pin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schimbat</w:t>
      </w:r>
      <w:proofErr w:type="spellEnd"/>
      <w:r>
        <w:rPr>
          <w:rFonts w:cstheme="minorHAnsi"/>
          <w:color w:val="000000" w:themeColor="text1"/>
          <w:sz w:val="24"/>
          <w:szCs w:val="24"/>
        </w:rPr>
        <w:t>.</w:t>
      </w:r>
    </w:p>
    <w:p w14:paraId="32BD2046" w14:textId="1C8BE9EF" w:rsidR="00466339" w:rsidRDefault="00466339" w:rsidP="00DC2735">
      <w:pPr>
        <w:rPr>
          <w:rFonts w:cstheme="minorHAnsi"/>
          <w:color w:val="000000" w:themeColor="text1"/>
          <w:sz w:val="24"/>
          <w:szCs w:val="24"/>
        </w:rPr>
      </w:pPr>
    </w:p>
    <w:p w14:paraId="6D4906C1" w14:textId="0612B7E8" w:rsidR="00466339" w:rsidRPr="00466339" w:rsidRDefault="00466339" w:rsidP="00466339">
      <w:pPr>
        <w:pStyle w:val="Listparagraf"/>
        <w:numPr>
          <w:ilvl w:val="0"/>
          <w:numId w:val="5"/>
        </w:numPr>
        <w:rPr>
          <w:rFonts w:cstheme="minorHAnsi"/>
          <w:color w:val="000000" w:themeColor="text1"/>
          <w:sz w:val="32"/>
          <w:szCs w:val="32"/>
        </w:rPr>
      </w:pPr>
      <w:proofErr w:type="spellStart"/>
      <w:r w:rsidRPr="00466339">
        <w:rPr>
          <w:rFonts w:cstheme="minorHAnsi"/>
          <w:color w:val="000000" w:themeColor="text1"/>
          <w:sz w:val="32"/>
          <w:szCs w:val="32"/>
        </w:rPr>
        <w:t>Selectare</w:t>
      </w:r>
      <w:proofErr w:type="spellEnd"/>
      <w:r w:rsidRPr="00466339">
        <w:rPr>
          <w:rFonts w:cstheme="minorHAnsi"/>
          <w:color w:val="000000" w:themeColor="text1"/>
          <w:sz w:val="32"/>
          <w:szCs w:val="32"/>
        </w:rPr>
        <w:t xml:space="preserve"> PIN (</w:t>
      </w:r>
      <w:proofErr w:type="spellStart"/>
      <w:r w:rsidRPr="00466339">
        <w:rPr>
          <w:rFonts w:cstheme="minorHAnsi"/>
          <w:color w:val="000000" w:themeColor="text1"/>
          <w:sz w:val="32"/>
          <w:szCs w:val="32"/>
        </w:rPr>
        <w:t>realizat</w:t>
      </w:r>
      <w:proofErr w:type="spellEnd"/>
      <w:r w:rsidRPr="00466339">
        <w:rPr>
          <w:rFonts w:cstheme="minorHAnsi"/>
          <w:color w:val="000000" w:themeColor="text1"/>
          <w:sz w:val="32"/>
          <w:szCs w:val="32"/>
        </w:rPr>
        <w:t xml:space="preserve"> de</w:t>
      </w:r>
      <w:r w:rsidR="00C40332">
        <w:rPr>
          <w:rFonts w:cstheme="minorHAnsi"/>
          <w:color w:val="000000" w:themeColor="text1"/>
          <w:sz w:val="32"/>
          <w:szCs w:val="32"/>
        </w:rPr>
        <w:t xml:space="preserve"> </w:t>
      </w:r>
      <w:proofErr w:type="spellStart"/>
      <w:r w:rsidR="00C40332">
        <w:rPr>
          <w:rFonts w:cstheme="minorHAnsi"/>
          <w:color w:val="000000" w:themeColor="text1"/>
          <w:sz w:val="32"/>
          <w:szCs w:val="32"/>
        </w:rPr>
        <w:t>Corpodean</w:t>
      </w:r>
      <w:proofErr w:type="spellEnd"/>
      <w:r w:rsidR="00C40332">
        <w:rPr>
          <w:rFonts w:cstheme="minorHAnsi"/>
          <w:color w:val="000000" w:themeColor="text1"/>
          <w:sz w:val="32"/>
          <w:szCs w:val="32"/>
        </w:rPr>
        <w:t xml:space="preserve"> Darius</w:t>
      </w:r>
      <w:r w:rsidRPr="00466339">
        <w:rPr>
          <w:rFonts w:cstheme="minorHAnsi"/>
          <w:color w:val="000000" w:themeColor="text1"/>
          <w:sz w:val="32"/>
          <w:szCs w:val="32"/>
        </w:rPr>
        <w:t>)</w:t>
      </w:r>
    </w:p>
    <w:p w14:paraId="0F862562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854E730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C35D3F5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std_logic_unsigned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18114EB3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B04E3B2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Selectare_PIN_SUME</w:t>
      </w:r>
      <w:proofErr w:type="spell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35A0061F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proofErr w:type="spell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717A0D0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pin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pin</w:t>
      </w:r>
      <w:proofErr w:type="gram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_nou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0812554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581D238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06A8BDB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Selectare_PIN_SUME</w:t>
      </w:r>
      <w:proofErr w:type="spell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22841E69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operatie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4663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46633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18F716B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6FEF674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6E419F26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variable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op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4663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46633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):=</w:t>
      </w:r>
      <w:r w:rsidRPr="00466339">
        <w:rPr>
          <w:rFonts w:ascii="Courier New" w:eastAsia="Times New Roman" w:hAnsi="Courier New" w:cs="Courier New"/>
          <w:color w:val="808080"/>
          <w:sz w:val="20"/>
          <w:szCs w:val="20"/>
        </w:rPr>
        <w:t>"00"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66835AEE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58444C7A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F36D35D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663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and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clk'</w:t>
      </w:r>
      <w:r w:rsidRPr="00466339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event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055777F9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663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07A22F20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op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op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46633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73F6A3C8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7F62298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189A13A3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14:paraId="69F015B3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operatie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op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A7D6ACA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8769D66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14:paraId="79813FF9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pin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data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operatie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66339">
        <w:rPr>
          <w:rFonts w:ascii="Courier New" w:eastAsia="Times New Roman" w:hAnsi="Courier New" w:cs="Courier New"/>
          <w:color w:val="808080"/>
          <w:sz w:val="20"/>
          <w:szCs w:val="20"/>
        </w:rPr>
        <w:t>"00</w:t>
      </w:r>
      <w:proofErr w:type="gramStart"/>
      <w:r w:rsidRPr="00466339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proofErr w:type="gram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E801F47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pin_nou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data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operatie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66339">
        <w:rPr>
          <w:rFonts w:ascii="Courier New" w:eastAsia="Times New Roman" w:hAnsi="Courier New" w:cs="Courier New"/>
          <w:color w:val="808080"/>
          <w:sz w:val="20"/>
          <w:szCs w:val="20"/>
        </w:rPr>
        <w:t>"01</w:t>
      </w:r>
      <w:proofErr w:type="gramStart"/>
      <w:r w:rsidRPr="00466339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proofErr w:type="gram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43CCF51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data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operatie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66339">
        <w:rPr>
          <w:rFonts w:ascii="Courier New" w:eastAsia="Times New Roman" w:hAnsi="Courier New" w:cs="Courier New"/>
          <w:color w:val="808080"/>
          <w:sz w:val="20"/>
          <w:szCs w:val="20"/>
        </w:rPr>
        <w:t>"10</w:t>
      </w:r>
      <w:proofErr w:type="gramStart"/>
      <w:r w:rsidRPr="00466339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proofErr w:type="gram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BEA3F40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14:paraId="14895883" w14:textId="774241CA" w:rsid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3E2D9F8" w14:textId="70D0E36C" w:rsidR="00800F51" w:rsidRDefault="00800F51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18B18865" w14:textId="3067AA38" w:rsidR="00800F51" w:rsidRPr="00800F51" w:rsidRDefault="00800F51" w:rsidP="00466339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ro-RO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Aceasta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componenta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este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alcatuita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dintr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-un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numarator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combinat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cu un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demultiplexor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. </w:t>
      </w:r>
      <w:r>
        <w:rPr>
          <w:rFonts w:eastAsia="Times New Roman" w:cstheme="minorHAnsi"/>
          <w:color w:val="000000" w:themeColor="text1"/>
          <w:sz w:val="24"/>
          <w:szCs w:val="24"/>
          <w:lang w:val="ro-RO"/>
        </w:rPr>
        <w:t xml:space="preserve">Se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val="ro-RO"/>
        </w:rPr>
        <w:t>numara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lang w:val="ro-RO"/>
        </w:rPr>
        <w:t xml:space="preserve"> cu ajutorul unui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val="ro-RO"/>
        </w:rPr>
        <w:t>clock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lang w:val="ro-RO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val="ro-RO"/>
        </w:rPr>
        <w:t>operatia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lang w:val="ro-RO"/>
        </w:rPr>
        <w:t xml:space="preserve"> pe care dorim sa o efectuam: </w:t>
      </w:r>
      <w:r w:rsidR="003325E3">
        <w:rPr>
          <w:rFonts w:eastAsia="Times New Roman" w:cstheme="minorHAnsi"/>
          <w:color w:val="000000" w:themeColor="text1"/>
          <w:sz w:val="24"/>
          <w:szCs w:val="24"/>
          <w:lang w:val="ro-RO"/>
        </w:rPr>
        <w:t xml:space="preserve">daca nu se </w:t>
      </w:r>
      <w:proofErr w:type="spellStart"/>
      <w:r w:rsidR="003325E3">
        <w:rPr>
          <w:rFonts w:eastAsia="Times New Roman" w:cstheme="minorHAnsi"/>
          <w:color w:val="000000" w:themeColor="text1"/>
          <w:sz w:val="24"/>
          <w:szCs w:val="24"/>
          <w:lang w:val="ro-RO"/>
        </w:rPr>
        <w:t>numara</w:t>
      </w:r>
      <w:proofErr w:type="spellEnd"/>
      <w:r w:rsidR="003325E3">
        <w:rPr>
          <w:rFonts w:eastAsia="Times New Roman" w:cstheme="minorHAnsi"/>
          <w:color w:val="000000" w:themeColor="text1"/>
          <w:sz w:val="24"/>
          <w:szCs w:val="24"/>
          <w:lang w:val="ro-RO"/>
        </w:rPr>
        <w:t xml:space="preserve">, </w:t>
      </w:r>
      <w:r>
        <w:rPr>
          <w:rFonts w:eastAsia="Times New Roman" w:cstheme="minorHAnsi"/>
          <w:color w:val="000000" w:themeColor="text1"/>
          <w:sz w:val="24"/>
          <w:szCs w:val="24"/>
          <w:lang w:val="ro-RO"/>
        </w:rPr>
        <w:t xml:space="preserve">pinul va primi </w:t>
      </w:r>
      <w:proofErr w:type="spellStart"/>
      <w:r w:rsidR="00F3438B">
        <w:rPr>
          <w:rFonts w:eastAsia="Times New Roman" w:cstheme="minorHAnsi"/>
          <w:color w:val="000000" w:themeColor="text1"/>
          <w:sz w:val="24"/>
          <w:szCs w:val="24"/>
          <w:lang w:val="ro-RO"/>
        </w:rPr>
        <w:t>selectia</w:t>
      </w:r>
      <w:proofErr w:type="spellEnd"/>
      <w:r w:rsidR="00F3438B">
        <w:rPr>
          <w:rFonts w:eastAsia="Times New Roman" w:cstheme="minorHAnsi"/>
          <w:color w:val="000000" w:themeColor="text1"/>
          <w:sz w:val="24"/>
          <w:szCs w:val="24"/>
          <w:lang w:val="ro-RO"/>
        </w:rPr>
        <w:t xml:space="preserve"> de date </w:t>
      </w:r>
      <w:r>
        <w:rPr>
          <w:rFonts w:eastAsia="Times New Roman" w:cstheme="minorHAnsi"/>
          <w:color w:val="000000" w:themeColor="text1"/>
          <w:sz w:val="24"/>
          <w:szCs w:val="24"/>
          <w:lang w:val="ro-RO"/>
        </w:rPr>
        <w:t xml:space="preserve">din memorie, daca se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val="ro-RO"/>
        </w:rPr>
        <w:t>numara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lang w:val="ro-RO"/>
        </w:rPr>
        <w:t xml:space="preserve"> </w:t>
      </w:r>
      <w:r w:rsidR="003325E3">
        <w:rPr>
          <w:rFonts w:eastAsia="Times New Roman" w:cstheme="minorHAnsi"/>
          <w:color w:val="000000" w:themeColor="text1"/>
          <w:sz w:val="24"/>
          <w:szCs w:val="24"/>
          <w:lang w:val="ro-RO"/>
        </w:rPr>
        <w:t>o data</w:t>
      </w:r>
      <w:r>
        <w:rPr>
          <w:rFonts w:eastAsia="Times New Roman" w:cstheme="minorHAnsi"/>
          <w:color w:val="000000" w:themeColor="text1"/>
          <w:sz w:val="24"/>
          <w:szCs w:val="24"/>
          <w:lang w:val="ro-RO"/>
        </w:rPr>
        <w:t xml:space="preserve"> pinul nou va primi </w:t>
      </w:r>
      <w:proofErr w:type="spellStart"/>
      <w:r w:rsidR="00F3438B">
        <w:rPr>
          <w:rFonts w:eastAsia="Times New Roman" w:cstheme="minorHAnsi"/>
          <w:color w:val="000000" w:themeColor="text1"/>
          <w:sz w:val="24"/>
          <w:szCs w:val="24"/>
          <w:lang w:val="ro-RO"/>
        </w:rPr>
        <w:t>selectia</w:t>
      </w:r>
      <w:proofErr w:type="spellEnd"/>
      <w:r w:rsidR="00F3438B">
        <w:rPr>
          <w:rFonts w:eastAsia="Times New Roman" w:cstheme="minorHAnsi"/>
          <w:color w:val="000000" w:themeColor="text1"/>
          <w:sz w:val="24"/>
          <w:szCs w:val="24"/>
          <w:lang w:val="ro-RO"/>
        </w:rPr>
        <w:t xml:space="preserve"> de date</w:t>
      </w:r>
      <w:r>
        <w:rPr>
          <w:rFonts w:eastAsia="Times New Roman" w:cstheme="minorHAnsi"/>
          <w:color w:val="000000" w:themeColor="text1"/>
          <w:sz w:val="24"/>
          <w:szCs w:val="24"/>
          <w:lang w:val="ro-RO"/>
        </w:rPr>
        <w:t xml:space="preserve"> din memorie si daca se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val="ro-RO"/>
        </w:rPr>
        <w:t>numara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lang w:val="ro-RO"/>
        </w:rPr>
        <w:t xml:space="preserve"> de </w:t>
      </w:r>
      <w:r w:rsidR="003325E3">
        <w:rPr>
          <w:rFonts w:eastAsia="Times New Roman" w:cstheme="minorHAnsi"/>
          <w:color w:val="000000" w:themeColor="text1"/>
          <w:sz w:val="24"/>
          <w:szCs w:val="24"/>
          <w:lang w:val="ro-RO"/>
        </w:rPr>
        <w:t>doua</w:t>
      </w:r>
      <w:r>
        <w:rPr>
          <w:rFonts w:eastAsia="Times New Roman" w:cstheme="minorHAnsi"/>
          <w:color w:val="000000" w:themeColor="text1"/>
          <w:sz w:val="24"/>
          <w:szCs w:val="24"/>
          <w:lang w:val="ro-RO"/>
        </w:rPr>
        <w:t xml:space="preserve"> ori </w:t>
      </w:r>
      <w:r w:rsidR="00DD3AB4">
        <w:rPr>
          <w:rFonts w:eastAsia="Times New Roman" w:cstheme="minorHAnsi"/>
          <w:color w:val="000000" w:themeColor="text1"/>
          <w:sz w:val="24"/>
          <w:szCs w:val="24"/>
          <w:lang w:val="ro-RO"/>
        </w:rPr>
        <w:t xml:space="preserve">suma de pe card va primi </w:t>
      </w:r>
      <w:proofErr w:type="spellStart"/>
      <w:r w:rsidR="00F3438B">
        <w:rPr>
          <w:rFonts w:eastAsia="Times New Roman" w:cstheme="minorHAnsi"/>
          <w:color w:val="000000" w:themeColor="text1"/>
          <w:sz w:val="24"/>
          <w:szCs w:val="24"/>
          <w:lang w:val="ro-RO"/>
        </w:rPr>
        <w:t>selectia</w:t>
      </w:r>
      <w:proofErr w:type="spellEnd"/>
      <w:r w:rsidR="00F3438B">
        <w:rPr>
          <w:rFonts w:eastAsia="Times New Roman" w:cstheme="minorHAnsi"/>
          <w:color w:val="000000" w:themeColor="text1"/>
          <w:sz w:val="24"/>
          <w:szCs w:val="24"/>
          <w:lang w:val="ro-RO"/>
        </w:rPr>
        <w:t xml:space="preserve"> de date</w:t>
      </w:r>
      <w:r w:rsidR="00DD3AB4">
        <w:rPr>
          <w:rFonts w:eastAsia="Times New Roman" w:cstheme="minorHAnsi"/>
          <w:color w:val="000000" w:themeColor="text1"/>
          <w:sz w:val="24"/>
          <w:szCs w:val="24"/>
          <w:lang w:val="ro-RO"/>
        </w:rPr>
        <w:t xml:space="preserve"> din memorie. </w:t>
      </w:r>
    </w:p>
    <w:p w14:paraId="0750BBFE" w14:textId="3F48BAD8" w:rsid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6434B374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8F91A9" w14:textId="28849B5F" w:rsidR="00466339" w:rsidRPr="00466339" w:rsidRDefault="00466339" w:rsidP="00466339">
      <w:pPr>
        <w:pStyle w:val="Listparagraf"/>
        <w:numPr>
          <w:ilvl w:val="0"/>
          <w:numId w:val="5"/>
        </w:numPr>
        <w:rPr>
          <w:rFonts w:cstheme="minorHAnsi"/>
          <w:color w:val="000000" w:themeColor="text1"/>
          <w:sz w:val="32"/>
          <w:szCs w:val="32"/>
        </w:rPr>
      </w:pPr>
      <w:proofErr w:type="spellStart"/>
      <w:r w:rsidRPr="00466339">
        <w:rPr>
          <w:rFonts w:cstheme="minorHAnsi"/>
          <w:color w:val="000000" w:themeColor="text1"/>
          <w:sz w:val="32"/>
          <w:szCs w:val="32"/>
        </w:rPr>
        <w:t>Numarator</w:t>
      </w:r>
      <w:proofErr w:type="spellEnd"/>
      <w:r w:rsidRPr="00466339">
        <w:rPr>
          <w:rFonts w:cstheme="minorHAnsi"/>
          <w:color w:val="000000" w:themeColor="text1"/>
          <w:sz w:val="32"/>
          <w:szCs w:val="32"/>
        </w:rPr>
        <w:t xml:space="preserve"> PIN </w:t>
      </w:r>
      <w:proofErr w:type="spellStart"/>
      <w:r w:rsidRPr="00466339">
        <w:rPr>
          <w:rFonts w:cstheme="minorHAnsi"/>
          <w:color w:val="000000" w:themeColor="text1"/>
          <w:sz w:val="32"/>
          <w:szCs w:val="32"/>
        </w:rPr>
        <w:t>unitati</w:t>
      </w:r>
      <w:proofErr w:type="spellEnd"/>
      <w:r w:rsidRPr="00466339">
        <w:rPr>
          <w:rFonts w:cstheme="minorHAnsi"/>
          <w:color w:val="000000" w:themeColor="text1"/>
          <w:sz w:val="32"/>
          <w:szCs w:val="32"/>
        </w:rPr>
        <w:t xml:space="preserve"> </w:t>
      </w:r>
      <w:proofErr w:type="gramStart"/>
      <w:r w:rsidRPr="00466339">
        <w:rPr>
          <w:rFonts w:cstheme="minorHAnsi"/>
          <w:color w:val="000000" w:themeColor="text1"/>
          <w:sz w:val="32"/>
          <w:szCs w:val="32"/>
        </w:rPr>
        <w:t xml:space="preserve">( </w:t>
      </w:r>
      <w:proofErr w:type="spellStart"/>
      <w:r w:rsidRPr="00466339">
        <w:rPr>
          <w:rFonts w:cstheme="minorHAnsi"/>
          <w:color w:val="000000" w:themeColor="text1"/>
          <w:sz w:val="32"/>
          <w:szCs w:val="32"/>
        </w:rPr>
        <w:t>realizat</w:t>
      </w:r>
      <w:proofErr w:type="spellEnd"/>
      <w:proofErr w:type="gramEnd"/>
      <w:r w:rsidRPr="00466339">
        <w:rPr>
          <w:rFonts w:cstheme="minorHAnsi"/>
          <w:color w:val="000000" w:themeColor="text1"/>
          <w:sz w:val="32"/>
          <w:szCs w:val="32"/>
        </w:rPr>
        <w:t xml:space="preserve"> de Coblisan George)</w:t>
      </w:r>
    </w:p>
    <w:p w14:paraId="1807EED0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3615C89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927A55F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std_logic_unsigned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10010CB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Pin_unit</w:t>
      </w:r>
      <w:proofErr w:type="spell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4A910912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915E2C3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unit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7A929E9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FB985AB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B49C98A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pin_unit</w:t>
      </w:r>
      <w:proofErr w:type="spell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78C5737E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466339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4663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9ECAA19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17466EB4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0411BF45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37E35F4E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663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and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clk'</w:t>
      </w:r>
      <w:r w:rsidRPr="00466339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event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28CC17BE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663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38B796C9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num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 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762070C9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5593D211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2EECA8B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unit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num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DDCED58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8A214F" w14:textId="024966EE" w:rsid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4FE5CA6" w14:textId="3D35423F" w:rsid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3F3B319F" w14:textId="5CEB6638" w:rsid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103C820E" w14:textId="7E6EBE61" w:rsidR="00466339" w:rsidRDefault="00466339" w:rsidP="00466339">
      <w:pPr>
        <w:pStyle w:val="Listparagraf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sz w:val="32"/>
          <w:szCs w:val="32"/>
        </w:rPr>
      </w:pPr>
      <w:proofErr w:type="spellStart"/>
      <w:r w:rsidRPr="00466339">
        <w:rPr>
          <w:rFonts w:eastAsia="Times New Roman" w:cstheme="minorHAnsi"/>
          <w:sz w:val="32"/>
          <w:szCs w:val="32"/>
        </w:rPr>
        <w:t>Numarator</w:t>
      </w:r>
      <w:proofErr w:type="spellEnd"/>
      <w:r w:rsidRPr="00466339">
        <w:rPr>
          <w:rFonts w:eastAsia="Times New Roman" w:cstheme="minorHAnsi"/>
          <w:sz w:val="32"/>
          <w:szCs w:val="32"/>
        </w:rPr>
        <w:t xml:space="preserve"> PIN </w:t>
      </w:r>
      <w:proofErr w:type="spellStart"/>
      <w:r w:rsidRPr="00466339">
        <w:rPr>
          <w:rFonts w:eastAsia="Times New Roman" w:cstheme="minorHAnsi"/>
          <w:sz w:val="32"/>
          <w:szCs w:val="32"/>
        </w:rPr>
        <w:t>zeci</w:t>
      </w:r>
      <w:proofErr w:type="spellEnd"/>
      <w:r w:rsidRPr="00466339">
        <w:rPr>
          <w:rFonts w:eastAsia="Times New Roman" w:cstheme="minorHAnsi"/>
          <w:sz w:val="32"/>
          <w:szCs w:val="32"/>
        </w:rPr>
        <w:t xml:space="preserve"> (</w:t>
      </w:r>
      <w:proofErr w:type="spellStart"/>
      <w:r w:rsidRPr="00466339">
        <w:rPr>
          <w:rFonts w:eastAsia="Times New Roman" w:cstheme="minorHAnsi"/>
          <w:sz w:val="32"/>
          <w:szCs w:val="32"/>
        </w:rPr>
        <w:t>realizat</w:t>
      </w:r>
      <w:proofErr w:type="spellEnd"/>
      <w:r w:rsidRPr="00466339">
        <w:rPr>
          <w:rFonts w:eastAsia="Times New Roman" w:cstheme="minorHAnsi"/>
          <w:sz w:val="32"/>
          <w:szCs w:val="32"/>
        </w:rPr>
        <w:t xml:space="preserve"> de Coblisan George)</w:t>
      </w:r>
    </w:p>
    <w:p w14:paraId="798A9DE6" w14:textId="77777777" w:rsidR="00466339" w:rsidRPr="00466339" w:rsidRDefault="00466339" w:rsidP="00466339">
      <w:pPr>
        <w:pStyle w:val="Listparagraf"/>
        <w:shd w:val="clear" w:color="auto" w:fill="FFFFFF"/>
        <w:spacing w:after="0" w:line="240" w:lineRule="auto"/>
        <w:rPr>
          <w:rFonts w:eastAsia="Times New Roman" w:cstheme="minorHAnsi"/>
          <w:sz w:val="32"/>
          <w:szCs w:val="32"/>
        </w:rPr>
      </w:pPr>
    </w:p>
    <w:p w14:paraId="02BFE82D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73AB242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1D55263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std_logic_unsigned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FC68A97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Pin_zeci</w:t>
      </w:r>
      <w:proofErr w:type="spell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6EBF8889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4E5ED20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unit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3C6BA1E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9DEF467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952F5A6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pin_zeci</w:t>
      </w:r>
      <w:proofErr w:type="spell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3EA6C02A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466339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4663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E26E373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54F08499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A1BC8E9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6F758A2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663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and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clk'</w:t>
      </w:r>
      <w:r w:rsidRPr="00466339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event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5A0FE4FD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663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2ED0A935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num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 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15F8344B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</w:p>
    <w:p w14:paraId="6DFAD325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A833198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unit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num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127780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D7F36D4" w14:textId="55D87AC3" w:rsid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6CEA6E91" w14:textId="78A0A7CF" w:rsid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4652A935" w14:textId="6C323D94" w:rsid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5E71431C" w14:textId="1F026F57" w:rsidR="00466339" w:rsidRDefault="00466339" w:rsidP="00466339">
      <w:pPr>
        <w:pStyle w:val="Listparagraf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sz w:val="32"/>
          <w:szCs w:val="32"/>
        </w:rPr>
      </w:pPr>
      <w:proofErr w:type="spellStart"/>
      <w:r w:rsidRPr="00466339">
        <w:rPr>
          <w:rFonts w:eastAsia="Times New Roman" w:cstheme="minorHAnsi"/>
          <w:color w:val="000000"/>
          <w:sz w:val="32"/>
          <w:szCs w:val="32"/>
        </w:rPr>
        <w:t>Numarator</w:t>
      </w:r>
      <w:proofErr w:type="spellEnd"/>
      <w:r w:rsidRPr="00466339">
        <w:rPr>
          <w:rFonts w:eastAsia="Times New Roman" w:cstheme="minorHAnsi"/>
          <w:color w:val="000000"/>
          <w:sz w:val="32"/>
          <w:szCs w:val="32"/>
        </w:rPr>
        <w:t xml:space="preserve"> PIN </w:t>
      </w:r>
      <w:proofErr w:type="spellStart"/>
      <w:r w:rsidRPr="00466339">
        <w:rPr>
          <w:rFonts w:eastAsia="Times New Roman" w:cstheme="minorHAnsi"/>
          <w:color w:val="000000"/>
          <w:sz w:val="32"/>
          <w:szCs w:val="32"/>
        </w:rPr>
        <w:t>sute</w:t>
      </w:r>
      <w:proofErr w:type="spellEnd"/>
      <w:r w:rsidRPr="00466339">
        <w:rPr>
          <w:rFonts w:eastAsia="Times New Roman" w:cstheme="minorHAnsi"/>
          <w:color w:val="000000"/>
          <w:sz w:val="32"/>
          <w:szCs w:val="32"/>
        </w:rPr>
        <w:t xml:space="preserve"> (</w:t>
      </w:r>
      <w:proofErr w:type="spellStart"/>
      <w:r w:rsidRPr="00466339">
        <w:rPr>
          <w:rFonts w:eastAsia="Times New Roman" w:cstheme="minorHAnsi"/>
          <w:color w:val="000000"/>
          <w:sz w:val="32"/>
          <w:szCs w:val="32"/>
        </w:rPr>
        <w:t>realizat</w:t>
      </w:r>
      <w:proofErr w:type="spellEnd"/>
      <w:r w:rsidRPr="00466339">
        <w:rPr>
          <w:rFonts w:eastAsia="Times New Roman" w:cstheme="minorHAnsi"/>
          <w:color w:val="000000"/>
          <w:sz w:val="32"/>
          <w:szCs w:val="32"/>
        </w:rPr>
        <w:t xml:space="preserve"> de Coblisan George)</w:t>
      </w:r>
    </w:p>
    <w:p w14:paraId="44E95F18" w14:textId="47F201EC" w:rsidR="00466339" w:rsidRDefault="00466339" w:rsidP="00466339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32"/>
          <w:szCs w:val="32"/>
        </w:rPr>
      </w:pPr>
    </w:p>
    <w:p w14:paraId="48D8F560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64A5099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C02C690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std_logic_unsigned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1885902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Pin_sute</w:t>
      </w:r>
      <w:proofErr w:type="spell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66CB5B45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2795317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unit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3756350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96FB240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16384F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pin_sute</w:t>
      </w:r>
      <w:proofErr w:type="spell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587B2097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466339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4663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69E1E4B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7AFCEA20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53AEC762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323DAE2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663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and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clk'</w:t>
      </w:r>
      <w:r w:rsidRPr="00466339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event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4190F99A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663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71C45931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num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 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149E9B40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</w:p>
    <w:p w14:paraId="23B68FD6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DB8D751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unit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num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728F859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9CC3177" w14:textId="599298D7" w:rsid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67FE5E8C" w14:textId="247E1706" w:rsid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144605D1" w14:textId="5D59E516" w:rsid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5CB665BE" w14:textId="07AA8B95" w:rsidR="00466339" w:rsidRDefault="00466339" w:rsidP="00466339">
      <w:pPr>
        <w:pStyle w:val="Listparagraf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sz w:val="32"/>
          <w:szCs w:val="32"/>
        </w:rPr>
      </w:pPr>
      <w:proofErr w:type="spellStart"/>
      <w:r w:rsidRPr="00466339">
        <w:rPr>
          <w:rFonts w:eastAsia="Times New Roman" w:cstheme="minorHAnsi"/>
          <w:sz w:val="32"/>
          <w:szCs w:val="32"/>
        </w:rPr>
        <w:t>Numarator</w:t>
      </w:r>
      <w:proofErr w:type="spellEnd"/>
      <w:r w:rsidRPr="00466339">
        <w:rPr>
          <w:rFonts w:eastAsia="Times New Roman" w:cstheme="minorHAnsi"/>
          <w:sz w:val="32"/>
          <w:szCs w:val="32"/>
        </w:rPr>
        <w:t xml:space="preserve"> PIN mii (</w:t>
      </w:r>
      <w:proofErr w:type="spellStart"/>
      <w:r w:rsidRPr="00466339">
        <w:rPr>
          <w:rFonts w:eastAsia="Times New Roman" w:cstheme="minorHAnsi"/>
          <w:sz w:val="32"/>
          <w:szCs w:val="32"/>
        </w:rPr>
        <w:t>realizat</w:t>
      </w:r>
      <w:proofErr w:type="spellEnd"/>
      <w:r w:rsidRPr="00466339">
        <w:rPr>
          <w:rFonts w:eastAsia="Times New Roman" w:cstheme="minorHAnsi"/>
          <w:sz w:val="32"/>
          <w:szCs w:val="32"/>
        </w:rPr>
        <w:t xml:space="preserve"> de Coblisan George)</w:t>
      </w:r>
    </w:p>
    <w:p w14:paraId="34B979DE" w14:textId="229B56E8" w:rsidR="00466339" w:rsidRDefault="00466339" w:rsidP="00466339">
      <w:pPr>
        <w:shd w:val="clear" w:color="auto" w:fill="FFFFFF"/>
        <w:spacing w:after="0" w:line="240" w:lineRule="auto"/>
        <w:rPr>
          <w:rFonts w:eastAsia="Times New Roman" w:cstheme="minorHAnsi"/>
          <w:sz w:val="32"/>
          <w:szCs w:val="32"/>
        </w:rPr>
      </w:pPr>
    </w:p>
    <w:p w14:paraId="2C4F8A75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27F6DB8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DA0DCB2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466339">
        <w:rPr>
          <w:rFonts w:ascii="Courier New" w:eastAsia="Times New Roman" w:hAnsi="Courier New" w:cs="Courier New"/>
          <w:color w:val="800000"/>
          <w:sz w:val="20"/>
          <w:szCs w:val="20"/>
        </w:rPr>
        <w:t>std_logic_unsigned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F3F82FD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Pin_mii</w:t>
      </w:r>
      <w:proofErr w:type="spell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52910B16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1632967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unit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4382929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98FF472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2A17848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pin_mii</w:t>
      </w:r>
      <w:proofErr w:type="spell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579024D7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466339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4663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FE23F45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5A21AE0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6EDD0ED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C74EDDD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663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and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clk'</w:t>
      </w:r>
      <w:r w:rsidRPr="00466339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event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7CD601FC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4663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3917246C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num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 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47DD1116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proofErr w:type="gramEnd"/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06E54845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512394A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unit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>num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72C8487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1E5152C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4663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4663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663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3C61D899" w14:textId="77777777" w:rsidR="00466339" w:rsidRPr="00466339" w:rsidRDefault="00466339" w:rsidP="00466339">
      <w:pPr>
        <w:shd w:val="clear" w:color="auto" w:fill="FFFFFF"/>
        <w:spacing w:after="0" w:line="240" w:lineRule="auto"/>
        <w:rPr>
          <w:rFonts w:eastAsia="Times New Roman" w:cstheme="minorHAnsi"/>
          <w:sz w:val="32"/>
          <w:szCs w:val="32"/>
        </w:rPr>
      </w:pPr>
    </w:p>
    <w:p w14:paraId="2A408B49" w14:textId="03A3C502" w:rsidR="00466339" w:rsidRDefault="00800F51" w:rsidP="00800F51">
      <w:pPr>
        <w:pStyle w:val="Listparagraf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sz w:val="32"/>
          <w:szCs w:val="32"/>
        </w:rPr>
      </w:pPr>
      <w:proofErr w:type="spellStart"/>
      <w:r>
        <w:rPr>
          <w:rFonts w:eastAsia="Times New Roman" w:cstheme="minorHAnsi"/>
          <w:color w:val="000000"/>
          <w:sz w:val="32"/>
          <w:szCs w:val="32"/>
        </w:rPr>
        <w:t>Asamblare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PIN (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realizat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de</w:t>
      </w:r>
      <w:r w:rsidR="00C40332">
        <w:rPr>
          <w:rFonts w:eastAsia="Times New Roman" w:cstheme="minorHAnsi"/>
          <w:color w:val="000000"/>
          <w:sz w:val="32"/>
          <w:szCs w:val="32"/>
        </w:rPr>
        <w:t xml:space="preserve"> Coblisan George</w:t>
      </w:r>
      <w:r>
        <w:rPr>
          <w:rFonts w:eastAsia="Times New Roman" w:cstheme="minorHAnsi"/>
          <w:color w:val="000000"/>
          <w:sz w:val="32"/>
          <w:szCs w:val="32"/>
        </w:rPr>
        <w:t>)</w:t>
      </w:r>
    </w:p>
    <w:p w14:paraId="1C16D35C" w14:textId="3AA5C0ED" w:rsidR="00800F51" w:rsidRDefault="00800F51" w:rsidP="00800F51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32"/>
          <w:szCs w:val="32"/>
        </w:rPr>
      </w:pPr>
    </w:p>
    <w:p w14:paraId="50D78880" w14:textId="77777777" w:rsidR="00800F51" w:rsidRP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00F51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proofErr w:type="spellEnd"/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79C8012" w14:textId="77777777" w:rsidR="00800F51" w:rsidRP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00F51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00F51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9EA301E" w14:textId="77777777" w:rsidR="00800F51" w:rsidRP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00F51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00F51">
        <w:rPr>
          <w:rFonts w:ascii="Courier New" w:eastAsia="Times New Roman" w:hAnsi="Courier New" w:cs="Courier New"/>
          <w:color w:val="800000"/>
          <w:sz w:val="20"/>
          <w:szCs w:val="20"/>
        </w:rPr>
        <w:t>numeric_std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3844D939" w14:textId="77777777" w:rsidR="00800F51" w:rsidRP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00F51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00F51">
        <w:rPr>
          <w:rFonts w:ascii="Courier New" w:eastAsia="Times New Roman" w:hAnsi="Courier New" w:cs="Courier New"/>
          <w:color w:val="800000"/>
          <w:sz w:val="20"/>
          <w:szCs w:val="20"/>
        </w:rPr>
        <w:t>std_logic_arith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444E2FE1" w14:textId="77777777" w:rsidR="00800F51" w:rsidRP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68FB238" w14:textId="77777777" w:rsidR="00800F51" w:rsidRP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>asamblare_pin</w:t>
      </w:r>
      <w:proofErr w:type="spellEnd"/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51B4BBE6" w14:textId="77777777" w:rsidR="00800F51" w:rsidRP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>u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>z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>m</w:t>
      </w:r>
      <w:proofErr w:type="spellEnd"/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00F51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1D99512E" w14:textId="77777777" w:rsidR="00800F51" w:rsidRP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00F51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DCC1766" w14:textId="77777777" w:rsidR="00800F51" w:rsidRP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pin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00F51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00F51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00F51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00F51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39AA54AF" w14:textId="77777777" w:rsidR="00800F51" w:rsidRP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67F92FE" w14:textId="77777777" w:rsidR="00800F51" w:rsidRP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736F6CF" w14:textId="77777777" w:rsidR="00800F51" w:rsidRP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 </w:t>
      </w: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>asamblare_pin</w:t>
      </w:r>
      <w:proofErr w:type="spellEnd"/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12A7498E" w14:textId="77777777" w:rsidR="00800F51" w:rsidRP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>nr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00F51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proofErr w:type="spellEnd"/>
      <w:proofErr w:type="gramEnd"/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6BD84DC" w14:textId="77777777" w:rsidR="00800F51" w:rsidRP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begin</w:t>
      </w:r>
    </w:p>
    <w:p w14:paraId="1F9EAF36" w14:textId="77777777" w:rsidR="00800F51" w:rsidRP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>u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>z</w:t>
      </w:r>
      <w:proofErr w:type="gramEnd"/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>m</w:t>
      </w:r>
      <w:proofErr w:type="spellEnd"/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5B46271" w14:textId="77777777" w:rsidR="00800F51" w:rsidRP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variable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>nr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00F51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proofErr w:type="spellEnd"/>
      <w:proofErr w:type="gramEnd"/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43148E5" w14:textId="77777777" w:rsidR="00800F51" w:rsidRP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</w:t>
      </w:r>
    </w:p>
    <w:p w14:paraId="41C62360" w14:textId="77777777" w:rsidR="00800F51" w:rsidRP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00F51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6947FDD4" w14:textId="77777777" w:rsidR="00800F51" w:rsidRP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>nr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spellStart"/>
      <w:proofErr w:type="gramEnd"/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>u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>z</w:t>
      </w:r>
      <w:proofErr w:type="spellEnd"/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800F51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800F51">
        <w:rPr>
          <w:rFonts w:ascii="Courier New" w:eastAsia="Times New Roman" w:hAnsi="Courier New" w:cs="Courier New"/>
          <w:color w:val="FF8000"/>
          <w:sz w:val="20"/>
          <w:szCs w:val="20"/>
        </w:rPr>
        <w:t>100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>m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800F51">
        <w:rPr>
          <w:rFonts w:ascii="Courier New" w:eastAsia="Times New Roman" w:hAnsi="Courier New" w:cs="Courier New"/>
          <w:color w:val="FF8000"/>
          <w:sz w:val="20"/>
          <w:szCs w:val="20"/>
        </w:rPr>
        <w:t>1000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9E193B2" w14:textId="77777777" w:rsidR="00800F51" w:rsidRP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pin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>conv_std_logic_</w:t>
      </w:r>
      <w:proofErr w:type="gramStart"/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>vector</w:t>
      </w:r>
      <w:proofErr w:type="spellEnd"/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>nr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00F51">
        <w:rPr>
          <w:rFonts w:ascii="Courier New" w:eastAsia="Times New Roman" w:hAnsi="Courier New" w:cs="Courier New"/>
          <w:color w:val="FF8000"/>
          <w:sz w:val="20"/>
          <w:szCs w:val="20"/>
        </w:rPr>
        <w:t>16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2DEBD9CC" w14:textId="77777777" w:rsidR="00800F51" w:rsidRP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C0F418C" w14:textId="77777777" w:rsidR="00800F51" w:rsidRP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0527AEB" w14:textId="2C9030DA" w:rsidR="00800F51" w:rsidRDefault="00800F51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00F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800F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00F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32AEEFDE" w14:textId="7C34D4DD" w:rsidR="00DD3AB4" w:rsidRDefault="00DD3AB4" w:rsidP="00800F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11D70B7D" w14:textId="221A7607" w:rsidR="00DD3AB4" w:rsidRPr="00DD3AB4" w:rsidRDefault="00DD3AB4" w:rsidP="00800F51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 </w:t>
      </w:r>
      <w:r>
        <w:rPr>
          <w:rFonts w:eastAsia="Times New Roman" w:cstheme="minorHAnsi"/>
          <w:color w:val="000000" w:themeColor="text1"/>
          <w:sz w:val="24"/>
          <w:szCs w:val="24"/>
        </w:rPr>
        <w:t xml:space="preserve">Cu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ajutorul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acestei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componente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prelucreaza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cifrele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pinului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pe care le stim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datorita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numaratoarelor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anterioare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si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se pun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toate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cifrele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la un loc.</w:t>
      </w:r>
    </w:p>
    <w:p w14:paraId="2AD992BD" w14:textId="0624649E" w:rsidR="00DC2735" w:rsidRPr="00DC2735" w:rsidRDefault="00DC2735" w:rsidP="00DC2735">
      <w:pPr>
        <w:rPr>
          <w:sz w:val="28"/>
          <w:szCs w:val="28"/>
          <w:lang w:val="ro-RO"/>
        </w:rPr>
      </w:pPr>
      <w:r>
        <w:rPr>
          <w:sz w:val="32"/>
          <w:szCs w:val="32"/>
          <w:lang w:val="ro-RO"/>
        </w:rPr>
        <w:t xml:space="preserve">  </w:t>
      </w:r>
    </w:p>
    <w:p w14:paraId="461CE179" w14:textId="14FE5810" w:rsidR="00DC2735" w:rsidRPr="00DC2735" w:rsidRDefault="00DC2735" w:rsidP="00DC2735">
      <w:pPr>
        <w:pStyle w:val="Listparagraf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Courier New"/>
          <w:sz w:val="32"/>
          <w:szCs w:val="32"/>
          <w:highlight w:val="white"/>
        </w:rPr>
      </w:pPr>
      <w:r w:rsidRPr="00DC2735">
        <w:rPr>
          <w:rFonts w:cs="Courier New"/>
          <w:sz w:val="32"/>
          <w:szCs w:val="32"/>
          <w:highlight w:val="white"/>
        </w:rPr>
        <w:t xml:space="preserve">Comparator PIN </w:t>
      </w:r>
      <w:r w:rsidRPr="00DC2735">
        <w:rPr>
          <w:rFonts w:cs="Courier New"/>
          <w:color w:val="000000"/>
          <w:sz w:val="32"/>
          <w:szCs w:val="32"/>
          <w:highlight w:val="white"/>
        </w:rPr>
        <w:t>(</w:t>
      </w:r>
      <w:proofErr w:type="spellStart"/>
      <w:r w:rsidRPr="00DC2735">
        <w:rPr>
          <w:rFonts w:cs="Courier New"/>
          <w:color w:val="000000"/>
          <w:sz w:val="32"/>
          <w:szCs w:val="32"/>
          <w:highlight w:val="white"/>
        </w:rPr>
        <w:t>realizat</w:t>
      </w:r>
      <w:proofErr w:type="spellEnd"/>
      <w:r w:rsidRPr="00DC2735">
        <w:rPr>
          <w:rFonts w:cs="Courier New"/>
          <w:color w:val="000000"/>
          <w:sz w:val="32"/>
          <w:szCs w:val="32"/>
          <w:highlight w:val="white"/>
        </w:rPr>
        <w:t xml:space="preserve"> de </w:t>
      </w:r>
      <w:proofErr w:type="spellStart"/>
      <w:r w:rsidRPr="00DC2735">
        <w:rPr>
          <w:rFonts w:cs="Courier New"/>
          <w:color w:val="000000"/>
          <w:sz w:val="32"/>
          <w:szCs w:val="32"/>
          <w:highlight w:val="white"/>
        </w:rPr>
        <w:t>Corpodean</w:t>
      </w:r>
      <w:proofErr w:type="spellEnd"/>
      <w:r w:rsidRPr="00DC2735">
        <w:rPr>
          <w:rFonts w:cs="Courier New"/>
          <w:color w:val="000000"/>
          <w:sz w:val="32"/>
          <w:szCs w:val="32"/>
          <w:highlight w:val="white"/>
        </w:rPr>
        <w:t xml:space="preserve"> Darius)</w:t>
      </w:r>
    </w:p>
    <w:p w14:paraId="2C257469" w14:textId="77777777" w:rsidR="00DC2735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</w:p>
    <w:p w14:paraId="5A7213AE" w14:textId="77777777" w:rsidR="008B4F59" w:rsidRPr="008B4F59" w:rsidRDefault="00DC2735" w:rsidP="008B4F5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cstheme="minorHAnsi"/>
          <w:sz w:val="24"/>
          <w:szCs w:val="24"/>
          <w:highlight w:val="white"/>
        </w:rPr>
        <w:t xml:space="preserve"> </w:t>
      </w:r>
      <w:r w:rsidR="008B4F59"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="008B4F59"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="008B4F59" w:rsidRPr="008B4F5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="008B4F59"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569D000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75D8F61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COMP_PIN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4B524DFC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pin_memorie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pin_intrare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F869CE8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pin_ok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A3E3A62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2052B418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FD3C52D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COMP_PIN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1A401BA1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28709F85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pin_memorie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pin_intrare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03A4755B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5736D4D6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pin_memorie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pin_intrare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pin_ok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D8FF918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pin_ok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7540860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DD2320C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3D6FB23" w14:textId="13F9F732" w:rsid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78CEC43" w14:textId="77777777" w:rsidR="003325E3" w:rsidRPr="008B4F59" w:rsidRDefault="003325E3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65ABF47" w14:textId="07FD3BFA" w:rsidR="00DC2735" w:rsidRDefault="00DC2735" w:rsidP="00DC27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Comparatorul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de pin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verfica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daca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pin-ul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introdus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este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identic cu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cel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al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cardului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si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in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caz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afirmativ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transmite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pe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iesirea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PIN_OK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semnalul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1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pentru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a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putea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fi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activat</w:t>
      </w:r>
      <w:r w:rsidR="00666217">
        <w:rPr>
          <w:rFonts w:cstheme="minorHAnsi"/>
          <w:sz w:val="24"/>
          <w:szCs w:val="24"/>
          <w:highlight w:val="white"/>
        </w:rPr>
        <w:t>a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componenta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proofErr w:type="gramStart"/>
      <w:r w:rsidRPr="00DC2735">
        <w:rPr>
          <w:rFonts w:cstheme="minorHAnsi"/>
          <w:sz w:val="24"/>
          <w:szCs w:val="24"/>
          <w:highlight w:val="white"/>
        </w:rPr>
        <w:t>urmatoare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>(</w:t>
      </w:r>
      <w:proofErr w:type="gramEnd"/>
      <w:r w:rsidRPr="00DC2735">
        <w:rPr>
          <w:rFonts w:cstheme="minorHAnsi"/>
          <w:sz w:val="24"/>
          <w:szCs w:val="24"/>
          <w:highlight w:val="white"/>
        </w:rPr>
        <w:t>DEMUX OPERATII).</w:t>
      </w:r>
    </w:p>
    <w:p w14:paraId="4852D22C" w14:textId="2C55AB91" w:rsidR="00DC2735" w:rsidRDefault="00DC2735" w:rsidP="00DC2735">
      <w:pPr>
        <w:rPr>
          <w:rFonts w:cstheme="minorHAnsi"/>
          <w:sz w:val="24"/>
          <w:szCs w:val="24"/>
        </w:rPr>
      </w:pPr>
    </w:p>
    <w:p w14:paraId="3721913E" w14:textId="537DB1D4" w:rsidR="00DC2735" w:rsidRPr="00DC2735" w:rsidRDefault="00DC2735" w:rsidP="00DC2735">
      <w:pPr>
        <w:pStyle w:val="Listparagraf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highlight w:val="white"/>
        </w:rPr>
      </w:pPr>
      <w:proofErr w:type="spellStart"/>
      <w:r w:rsidRPr="00DC2735">
        <w:rPr>
          <w:rFonts w:cs="Courier New"/>
          <w:color w:val="000000"/>
          <w:sz w:val="32"/>
          <w:szCs w:val="32"/>
          <w:highlight w:val="white"/>
        </w:rPr>
        <w:t>Afisare</w:t>
      </w:r>
      <w:proofErr w:type="spellEnd"/>
      <w:r w:rsidRPr="00DC2735">
        <w:rPr>
          <w:rFonts w:cs="Courier New"/>
          <w:color w:val="000000"/>
          <w:sz w:val="32"/>
          <w:szCs w:val="32"/>
          <w:highlight w:val="white"/>
        </w:rPr>
        <w:t xml:space="preserve"> </w:t>
      </w:r>
      <w:proofErr w:type="spellStart"/>
      <w:r w:rsidRPr="00DC2735">
        <w:rPr>
          <w:rFonts w:cs="Courier New"/>
          <w:color w:val="000000"/>
          <w:sz w:val="32"/>
          <w:szCs w:val="32"/>
          <w:highlight w:val="white"/>
        </w:rPr>
        <w:t>Eroare</w:t>
      </w:r>
      <w:proofErr w:type="spellEnd"/>
      <w:r w:rsidRPr="00DC2735">
        <w:rPr>
          <w:rFonts w:cs="Courier New"/>
          <w:color w:val="000000"/>
          <w:sz w:val="32"/>
          <w:szCs w:val="32"/>
          <w:highlight w:val="white"/>
        </w:rPr>
        <w:t xml:space="preserve"> PIN</w:t>
      </w:r>
      <w:r w:rsidRPr="00DC2735">
        <w:rPr>
          <w:rFonts w:cstheme="majorHAnsi"/>
          <w:sz w:val="32"/>
          <w:szCs w:val="32"/>
        </w:rPr>
        <w:t xml:space="preserve"> (</w:t>
      </w:r>
      <w:proofErr w:type="spellStart"/>
      <w:r w:rsidRPr="00DC2735">
        <w:rPr>
          <w:rFonts w:cstheme="majorHAnsi"/>
          <w:sz w:val="32"/>
          <w:szCs w:val="32"/>
        </w:rPr>
        <w:t>realizat</w:t>
      </w:r>
      <w:proofErr w:type="spellEnd"/>
      <w:r w:rsidRPr="00DC2735">
        <w:rPr>
          <w:rFonts w:cstheme="majorHAnsi"/>
          <w:sz w:val="32"/>
          <w:szCs w:val="32"/>
        </w:rPr>
        <w:t xml:space="preserve"> de Coblisan George)</w:t>
      </w:r>
    </w:p>
    <w:p w14:paraId="1DCDDB68" w14:textId="77777777" w:rsidR="00DC2735" w:rsidRDefault="00DC2735" w:rsidP="00DC2735">
      <w:pPr>
        <w:pStyle w:val="Listparagraf"/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highlight w:val="white"/>
        </w:rPr>
      </w:pPr>
    </w:p>
    <w:p w14:paraId="7D66DD20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library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E3E053D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use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C90E99">
        <w:rPr>
          <w:rFonts w:ascii="Courier New" w:hAnsi="Courier New" w:cs="Courier New"/>
          <w:color w:val="800000"/>
          <w:sz w:val="20"/>
          <w:szCs w:val="20"/>
          <w:highlight w:val="white"/>
        </w:rPr>
        <w:t>STD_LOGIC_1164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C5BF5A9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use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C90E99">
        <w:rPr>
          <w:rFonts w:ascii="Courier New" w:hAnsi="Courier New" w:cs="Courier New"/>
          <w:color w:val="800000"/>
          <w:sz w:val="20"/>
          <w:szCs w:val="20"/>
          <w:highlight w:val="white"/>
        </w:rPr>
        <w:t>STD_LOGIC_UNSIGNED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EEC4204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8AD6353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afisare_eroare_pin</w:t>
      </w:r>
      <w:proofErr w:type="spellEnd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0EC8591F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port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anod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8000FF"/>
          <w:sz w:val="20"/>
          <w:szCs w:val="20"/>
          <w:highlight w:val="white"/>
        </w:rPr>
        <w:t>std_logic_vector</w:t>
      </w:r>
      <w:proofErr w:type="spellEnd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70FB84E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catod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8000FF"/>
          <w:sz w:val="20"/>
          <w:szCs w:val="20"/>
          <w:highlight w:val="white"/>
        </w:rPr>
        <w:t>std_logic_vector</w:t>
      </w:r>
      <w:proofErr w:type="spellEnd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6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11E4B18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8000FF"/>
          <w:sz w:val="20"/>
          <w:szCs w:val="20"/>
          <w:highlight w:val="white"/>
        </w:rPr>
        <w:t>std_logic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233D1DA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enable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8000FF"/>
          <w:sz w:val="20"/>
          <w:szCs w:val="20"/>
          <w:highlight w:val="white"/>
        </w:rPr>
        <w:t>std_logic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9067509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7C48FC4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ACC4692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architecture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eroarePin</w:t>
      </w:r>
      <w:proofErr w:type="spellEnd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of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afisare_eroare_pin</w:t>
      </w:r>
      <w:proofErr w:type="spellEnd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79BC05E2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signal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cclk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8000FF"/>
          <w:sz w:val="20"/>
          <w:szCs w:val="20"/>
          <w:highlight w:val="white"/>
        </w:rPr>
        <w:t>std_logic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D3AADCE" w14:textId="3E6BE896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signal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clkdiv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C90E99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="0017773F" w:rsidRPr="0017773F">
        <w:t xml:space="preserve"> </w:t>
      </w:r>
      <w:r w:rsidR="0017773F" w:rsidRPr="0017773F">
        <w:rPr>
          <w:rFonts w:ascii="Courier New" w:hAnsi="Courier New" w:cs="Courier New"/>
          <w:b/>
          <w:bCs/>
          <w:color w:val="000080"/>
          <w:sz w:val="20"/>
          <w:szCs w:val="20"/>
        </w:rPr>
        <w:t>:="00000000000";</w:t>
      </w:r>
    </w:p>
    <w:p w14:paraId="0F2A97AC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7009612C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32E1BDF6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19414C47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color w:val="808000"/>
          <w:sz w:val="20"/>
          <w:szCs w:val="20"/>
          <w:highlight w:val="white"/>
        </w:rPr>
        <w:t>and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clk'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event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79180553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clkdiv</w:t>
      </w:r>
      <w:proofErr w:type="spellEnd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clkdiv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9913093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2012EC6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26C44AF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4E93D6D9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cclk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proofErr w:type="spellStart"/>
      <w:proofErr w:type="gram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clkdiv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8A6248B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38D49694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cclk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4EA17A71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variable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 w:rsidRPr="00C90E99">
        <w:rPr>
          <w:rFonts w:ascii="Courier New" w:hAnsi="Courier New" w:cs="Courier New"/>
          <w:color w:val="8000FF"/>
          <w:sz w:val="20"/>
          <w:szCs w:val="20"/>
          <w:highlight w:val="white"/>
        </w:rPr>
        <w:t>integer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:=</w:t>
      </w:r>
      <w:proofErr w:type="gramEnd"/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3E31041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58F340DD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enable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070C416B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C90E99">
        <w:rPr>
          <w:rFonts w:ascii="Courier New" w:hAnsi="Courier New" w:cs="Courier New"/>
          <w:b/>
          <w:bCs/>
          <w:color w:val="0080FF"/>
          <w:sz w:val="20"/>
          <w:szCs w:val="20"/>
          <w:highlight w:val="white"/>
        </w:rPr>
        <w:t>rising_edge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cclk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7C366542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4DD78871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anod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C90E99">
        <w:rPr>
          <w:rFonts w:ascii="Courier New" w:hAnsi="Courier New" w:cs="Courier New"/>
          <w:color w:val="808080"/>
          <w:sz w:val="20"/>
          <w:szCs w:val="20"/>
          <w:highlight w:val="white"/>
        </w:rPr>
        <w:t>"0111"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09A2D71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catod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C90E99">
        <w:rPr>
          <w:rFonts w:ascii="Courier New" w:hAnsi="Courier New" w:cs="Courier New"/>
          <w:color w:val="808080"/>
          <w:sz w:val="20"/>
          <w:szCs w:val="20"/>
          <w:highlight w:val="white"/>
        </w:rPr>
        <w:t>"0110000"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5CE3274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:=</w:t>
      </w:r>
      <w:proofErr w:type="gramEnd"/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2723CEC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elsif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1397E6BB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anod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C90E99">
        <w:rPr>
          <w:rFonts w:ascii="Courier New" w:hAnsi="Courier New" w:cs="Courier New"/>
          <w:color w:val="808080"/>
          <w:sz w:val="20"/>
          <w:szCs w:val="20"/>
          <w:highlight w:val="white"/>
        </w:rPr>
        <w:t>"1011"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57B41DD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catod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C90E99">
        <w:rPr>
          <w:rFonts w:ascii="Courier New" w:hAnsi="Courier New" w:cs="Courier New"/>
          <w:color w:val="808080"/>
          <w:sz w:val="20"/>
          <w:szCs w:val="20"/>
          <w:highlight w:val="white"/>
        </w:rPr>
        <w:t>"1111010"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49AA263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:=</w:t>
      </w:r>
      <w:proofErr w:type="gramEnd"/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B548768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elsif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54DB79A5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anod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C90E99">
        <w:rPr>
          <w:rFonts w:ascii="Courier New" w:hAnsi="Courier New" w:cs="Courier New"/>
          <w:color w:val="808080"/>
          <w:sz w:val="20"/>
          <w:szCs w:val="20"/>
          <w:highlight w:val="white"/>
        </w:rPr>
        <w:t>"1101"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2D6991E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catod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C90E99">
        <w:rPr>
          <w:rFonts w:ascii="Courier New" w:hAnsi="Courier New" w:cs="Courier New"/>
          <w:color w:val="808080"/>
          <w:sz w:val="20"/>
          <w:szCs w:val="20"/>
          <w:highlight w:val="white"/>
        </w:rPr>
        <w:t>"1111010"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DBCD622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:=</w:t>
      </w:r>
      <w:proofErr w:type="gramEnd"/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06FC612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</w:p>
    <w:p w14:paraId="6B0E8AB6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anod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C90E99">
        <w:rPr>
          <w:rFonts w:ascii="Courier New" w:hAnsi="Courier New" w:cs="Courier New"/>
          <w:color w:val="808080"/>
          <w:sz w:val="20"/>
          <w:szCs w:val="20"/>
          <w:highlight w:val="white"/>
        </w:rPr>
        <w:t>"1110"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7EC50B8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catod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C90E99">
        <w:rPr>
          <w:rFonts w:ascii="Courier New" w:hAnsi="Courier New" w:cs="Courier New"/>
          <w:color w:val="808080"/>
          <w:sz w:val="20"/>
          <w:szCs w:val="20"/>
          <w:highlight w:val="white"/>
        </w:rPr>
        <w:t>"0011000"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FE16C33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:=</w:t>
      </w:r>
      <w:proofErr w:type="gramEnd"/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600B3B2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3FAA555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1A5767D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</w:p>
    <w:p w14:paraId="13BF4D43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anod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C90E99">
        <w:rPr>
          <w:rFonts w:ascii="Courier New" w:hAnsi="Courier New" w:cs="Courier New"/>
          <w:color w:val="808080"/>
          <w:sz w:val="20"/>
          <w:szCs w:val="20"/>
          <w:highlight w:val="white"/>
        </w:rPr>
        <w:t>"ZZZZ"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D03D17E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catod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C90E99">
        <w:rPr>
          <w:rFonts w:ascii="Courier New" w:hAnsi="Courier New" w:cs="Courier New"/>
          <w:color w:val="808080"/>
          <w:sz w:val="20"/>
          <w:szCs w:val="20"/>
          <w:highlight w:val="white"/>
        </w:rPr>
        <w:t>"ZZZZZZZ"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6889390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091A50C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E759DDE" w14:textId="77777777" w:rsidR="00DC2735" w:rsidRPr="00C90E99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eroarePin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DA39B63" w14:textId="5759CDD2" w:rsidR="00DC2735" w:rsidRDefault="00DC2735" w:rsidP="00DC2735">
      <w:pPr>
        <w:pStyle w:val="Listparagraf"/>
        <w:rPr>
          <w:sz w:val="32"/>
          <w:szCs w:val="32"/>
          <w:lang w:val="ro-RO"/>
        </w:rPr>
      </w:pPr>
    </w:p>
    <w:p w14:paraId="2B39E19C" w14:textId="6690DBDC" w:rsidR="00DC2735" w:rsidRDefault="00DC2735" w:rsidP="00DC2735">
      <w:pPr>
        <w:pStyle w:val="Listparagraf"/>
        <w:rPr>
          <w:sz w:val="32"/>
          <w:szCs w:val="32"/>
          <w:lang w:val="ro-RO"/>
        </w:rPr>
      </w:pPr>
    </w:p>
    <w:p w14:paraId="7CD6F89E" w14:textId="77777777" w:rsidR="00DC2735" w:rsidRDefault="00DC2735" w:rsidP="00DC2735">
      <w:pPr>
        <w:pStyle w:val="Listparagraf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highlight w:val="white"/>
        </w:rPr>
      </w:pPr>
      <w:proofErr w:type="spellStart"/>
      <w:r>
        <w:rPr>
          <w:rFonts w:cs="Courier New"/>
          <w:color w:val="000000"/>
          <w:sz w:val="32"/>
          <w:szCs w:val="32"/>
          <w:highlight w:val="white"/>
        </w:rPr>
        <w:t>Demultiplexor</w:t>
      </w:r>
      <w:proofErr w:type="spellEnd"/>
      <w:r>
        <w:rPr>
          <w:rFonts w:cs="Courier New"/>
          <w:color w:val="000000"/>
          <w:sz w:val="32"/>
          <w:szCs w:val="32"/>
          <w:highlight w:val="white"/>
        </w:rPr>
        <w:t xml:space="preserve"> </w:t>
      </w:r>
      <w:proofErr w:type="spellStart"/>
      <w:r>
        <w:rPr>
          <w:rFonts w:cs="Courier New"/>
          <w:color w:val="000000"/>
          <w:sz w:val="32"/>
          <w:szCs w:val="32"/>
          <w:highlight w:val="white"/>
        </w:rPr>
        <w:t>Operatii</w:t>
      </w:r>
      <w:proofErr w:type="spellEnd"/>
      <w:r>
        <w:rPr>
          <w:rFonts w:cs="Courier New"/>
          <w:color w:val="000000"/>
          <w:sz w:val="32"/>
          <w:szCs w:val="32"/>
          <w:highlight w:val="white"/>
        </w:rPr>
        <w:t xml:space="preserve"> (</w:t>
      </w:r>
      <w:proofErr w:type="spellStart"/>
      <w:r>
        <w:rPr>
          <w:rFonts w:cs="Courier New"/>
          <w:color w:val="000000"/>
          <w:sz w:val="32"/>
          <w:szCs w:val="32"/>
          <w:highlight w:val="white"/>
        </w:rPr>
        <w:t>realizat</w:t>
      </w:r>
      <w:proofErr w:type="spellEnd"/>
      <w:r>
        <w:rPr>
          <w:rFonts w:cs="Courier New"/>
          <w:color w:val="000000"/>
          <w:sz w:val="32"/>
          <w:szCs w:val="32"/>
          <w:highlight w:val="white"/>
        </w:rPr>
        <w:t xml:space="preserve"> de </w:t>
      </w:r>
      <w:proofErr w:type="spellStart"/>
      <w:r>
        <w:rPr>
          <w:rFonts w:cs="Courier New"/>
          <w:color w:val="000000"/>
          <w:sz w:val="32"/>
          <w:szCs w:val="32"/>
          <w:highlight w:val="white"/>
        </w:rPr>
        <w:t>Corpodean</w:t>
      </w:r>
      <w:proofErr w:type="spellEnd"/>
      <w:r>
        <w:rPr>
          <w:rFonts w:cs="Courier New"/>
          <w:color w:val="000000"/>
          <w:sz w:val="32"/>
          <w:szCs w:val="32"/>
          <w:highlight w:val="white"/>
        </w:rPr>
        <w:t xml:space="preserve"> Darius)</w:t>
      </w:r>
    </w:p>
    <w:p w14:paraId="5E0CCA9F" w14:textId="77777777" w:rsidR="00DC2735" w:rsidRDefault="00DC2735" w:rsidP="00DC2735">
      <w:pPr>
        <w:pStyle w:val="Listparagraf"/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highlight w:val="white"/>
        </w:rPr>
      </w:pPr>
    </w:p>
    <w:p w14:paraId="2BC60E1B" w14:textId="77777777" w:rsidR="00DC2735" w:rsidRPr="00410015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DMUX_OP </w:t>
      </w: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6817DB34" w14:textId="77777777" w:rsidR="00DC2735" w:rsidRPr="00410015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port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>en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proofErr w:type="spellEnd"/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10015">
        <w:rPr>
          <w:rFonts w:ascii="Courier New" w:hAnsi="Courier New" w:cs="Courier New"/>
          <w:color w:val="8000FF"/>
          <w:sz w:val="20"/>
          <w:szCs w:val="20"/>
          <w:highlight w:val="white"/>
        </w:rPr>
        <w:t>bit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64138F9" w14:textId="77777777" w:rsidR="00DC2735" w:rsidRPr="00410015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>operatie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proofErr w:type="spellEnd"/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10015">
        <w:rPr>
          <w:rFonts w:ascii="Courier New" w:hAnsi="Courier New" w:cs="Courier New"/>
          <w:color w:val="8000FF"/>
          <w:sz w:val="20"/>
          <w:szCs w:val="20"/>
          <w:highlight w:val="white"/>
        </w:rPr>
        <w:t>bit_</w:t>
      </w:r>
      <w:proofErr w:type="gramStart"/>
      <w:r w:rsidRPr="00410015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410015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10015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F33958E" w14:textId="77777777" w:rsidR="00DC2735" w:rsidRPr="00410015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o</w:t>
      </w:r>
      <w:proofErr w:type="gramStart"/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>1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>o</w:t>
      </w:r>
      <w:proofErr w:type="gramEnd"/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>2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>o3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>o4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10015">
        <w:rPr>
          <w:rFonts w:ascii="Courier New" w:hAnsi="Courier New" w:cs="Courier New"/>
          <w:color w:val="8000FF"/>
          <w:sz w:val="20"/>
          <w:szCs w:val="20"/>
          <w:highlight w:val="white"/>
        </w:rPr>
        <w:t>bit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8FD2E0C" w14:textId="77777777" w:rsidR="00DC2735" w:rsidRPr="00410015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3DC4472" w14:textId="77777777" w:rsidR="00DC2735" w:rsidRPr="00410015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43AAB33" w14:textId="77777777" w:rsidR="00DC2735" w:rsidRPr="00410015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architecture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comp </w:t>
      </w: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of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DMUX_OP </w:t>
      </w: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29C67894" w14:textId="77777777" w:rsidR="00DC2735" w:rsidRPr="00410015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lastRenderedPageBreak/>
        <w:t>begin</w:t>
      </w:r>
    </w:p>
    <w:p w14:paraId="3E0C9052" w14:textId="77777777" w:rsidR="00DC2735" w:rsidRPr="00410015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>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operatie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, data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</w:p>
    <w:p w14:paraId="0309695E" w14:textId="77777777" w:rsidR="00DC2735" w:rsidRPr="00410015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1B1BEAE1" w14:textId="77777777" w:rsidR="00DC2735" w:rsidRPr="00410015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>en</w:t>
      </w:r>
      <w:proofErr w:type="spellEnd"/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10015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190E8845" w14:textId="77777777" w:rsidR="00DC2735" w:rsidRPr="00410015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>operatie</w:t>
      </w:r>
      <w:proofErr w:type="spellEnd"/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5D8E70F8" w14:textId="77777777" w:rsidR="00DC2735" w:rsidRPr="00410015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10015">
        <w:rPr>
          <w:rFonts w:ascii="Courier New" w:hAnsi="Courier New" w:cs="Courier New"/>
          <w:color w:val="808080"/>
          <w:sz w:val="20"/>
          <w:szCs w:val="20"/>
          <w:highlight w:val="white"/>
        </w:rPr>
        <w:t>"00"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o1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C90B2E2" w14:textId="77777777" w:rsidR="00DC2735" w:rsidRPr="00410015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10015">
        <w:rPr>
          <w:rFonts w:ascii="Courier New" w:hAnsi="Courier New" w:cs="Courier New"/>
          <w:color w:val="808080"/>
          <w:sz w:val="20"/>
          <w:szCs w:val="20"/>
          <w:highlight w:val="white"/>
        </w:rPr>
        <w:t>"01"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o2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62B6B4F" w14:textId="77777777" w:rsidR="00DC2735" w:rsidRPr="00410015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10015">
        <w:rPr>
          <w:rFonts w:ascii="Courier New" w:hAnsi="Courier New" w:cs="Courier New"/>
          <w:color w:val="808080"/>
          <w:sz w:val="20"/>
          <w:szCs w:val="20"/>
          <w:highlight w:val="white"/>
        </w:rPr>
        <w:t>"10"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o3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AC07C0F" w14:textId="77777777" w:rsidR="00DC2735" w:rsidRPr="00410015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10015">
        <w:rPr>
          <w:rFonts w:ascii="Courier New" w:hAnsi="Courier New" w:cs="Courier New"/>
          <w:color w:val="808080"/>
          <w:sz w:val="20"/>
          <w:szCs w:val="20"/>
          <w:highlight w:val="white"/>
        </w:rPr>
        <w:t>"11"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o4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564146D" w14:textId="77777777" w:rsidR="00DC2735" w:rsidRPr="00410015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B7096A7" w14:textId="77777777" w:rsidR="00DC2735" w:rsidRPr="00410015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9506494" w14:textId="77777777" w:rsidR="00DC2735" w:rsidRPr="00410015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C2F486C" w14:textId="77777777" w:rsidR="00DC2735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r w:rsidRPr="004100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10015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comp</w:t>
      </w:r>
      <w:r w:rsidRPr="004100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CFA3C17" w14:textId="77777777" w:rsidR="00DC2735" w:rsidRDefault="00DC2735" w:rsidP="00DC2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</w:p>
    <w:p w14:paraId="46E00490" w14:textId="5DE8AB22" w:rsidR="00DC2735" w:rsidRDefault="00DC2735" w:rsidP="00DC273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highlight w:val="white"/>
        </w:rPr>
      </w:pPr>
      <w:proofErr w:type="spellStart"/>
      <w:r>
        <w:rPr>
          <w:rFonts w:cstheme="minorHAnsi"/>
          <w:sz w:val="24"/>
          <w:szCs w:val="24"/>
          <w:highlight w:val="white"/>
        </w:rPr>
        <w:t>Demultiplexorul</w:t>
      </w:r>
      <w:proofErr w:type="spellEnd"/>
      <w:r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>
        <w:rPr>
          <w:rFonts w:cstheme="minorHAnsi"/>
          <w:sz w:val="24"/>
          <w:szCs w:val="24"/>
          <w:highlight w:val="white"/>
        </w:rPr>
        <w:t>pentru</w:t>
      </w:r>
      <w:proofErr w:type="spellEnd"/>
      <w:r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>
        <w:rPr>
          <w:rFonts w:cstheme="minorHAnsi"/>
          <w:sz w:val="24"/>
          <w:szCs w:val="24"/>
          <w:highlight w:val="white"/>
        </w:rPr>
        <w:t>operatii</w:t>
      </w:r>
      <w:proofErr w:type="spellEnd"/>
      <w:r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>
        <w:rPr>
          <w:rFonts w:cstheme="minorHAnsi"/>
          <w:sz w:val="24"/>
          <w:szCs w:val="24"/>
          <w:highlight w:val="white"/>
        </w:rPr>
        <w:t>va</w:t>
      </w:r>
      <w:proofErr w:type="spellEnd"/>
      <w:r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>
        <w:rPr>
          <w:rFonts w:cstheme="minorHAnsi"/>
          <w:sz w:val="24"/>
          <w:szCs w:val="24"/>
          <w:highlight w:val="white"/>
        </w:rPr>
        <w:t>pune</w:t>
      </w:r>
      <w:proofErr w:type="spellEnd"/>
      <w:r>
        <w:rPr>
          <w:rFonts w:cstheme="minorHAnsi"/>
          <w:sz w:val="24"/>
          <w:szCs w:val="24"/>
          <w:highlight w:val="white"/>
        </w:rPr>
        <w:t xml:space="preserve"> pe </w:t>
      </w:r>
      <w:proofErr w:type="spellStart"/>
      <w:r>
        <w:rPr>
          <w:rFonts w:cstheme="minorHAnsi"/>
          <w:sz w:val="24"/>
          <w:szCs w:val="24"/>
          <w:highlight w:val="white"/>
        </w:rPr>
        <w:t>iesirea</w:t>
      </w:r>
      <w:proofErr w:type="spellEnd"/>
      <w:r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>
        <w:rPr>
          <w:rFonts w:cstheme="minorHAnsi"/>
          <w:sz w:val="24"/>
          <w:szCs w:val="24"/>
          <w:highlight w:val="white"/>
        </w:rPr>
        <w:t>dorita</w:t>
      </w:r>
      <w:proofErr w:type="spellEnd"/>
      <w:r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>
        <w:rPr>
          <w:rFonts w:cstheme="minorHAnsi"/>
          <w:sz w:val="24"/>
          <w:szCs w:val="24"/>
          <w:highlight w:val="white"/>
        </w:rPr>
        <w:t>pentru</w:t>
      </w:r>
      <w:proofErr w:type="spellEnd"/>
      <w:r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>
        <w:rPr>
          <w:rFonts w:cstheme="minorHAnsi"/>
          <w:sz w:val="24"/>
          <w:szCs w:val="24"/>
          <w:highlight w:val="white"/>
        </w:rPr>
        <w:t>operati</w:t>
      </w:r>
      <w:r w:rsidR="00666217">
        <w:rPr>
          <w:rFonts w:cstheme="minorHAnsi"/>
          <w:sz w:val="24"/>
          <w:szCs w:val="24"/>
          <w:highlight w:val="white"/>
        </w:rPr>
        <w:t>e</w:t>
      </w:r>
      <w:proofErr w:type="spellEnd"/>
      <w:r>
        <w:rPr>
          <w:rFonts w:cstheme="minorHAnsi"/>
          <w:sz w:val="24"/>
          <w:szCs w:val="24"/>
          <w:highlight w:val="white"/>
        </w:rPr>
        <w:t>:</w:t>
      </w:r>
    </w:p>
    <w:p w14:paraId="1B1BE9B9" w14:textId="77777777" w:rsidR="00DC2735" w:rsidRDefault="00DC2735" w:rsidP="00DC2735">
      <w:pPr>
        <w:pStyle w:val="Listparagraf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highlight w:val="white"/>
        </w:rPr>
      </w:pPr>
      <w:proofErr w:type="spellStart"/>
      <w:r>
        <w:rPr>
          <w:rFonts w:cstheme="minorHAnsi"/>
          <w:sz w:val="24"/>
          <w:szCs w:val="24"/>
          <w:highlight w:val="white"/>
        </w:rPr>
        <w:t>Interogare</w:t>
      </w:r>
      <w:proofErr w:type="spellEnd"/>
      <w:r>
        <w:rPr>
          <w:rFonts w:cstheme="minorHAnsi"/>
          <w:sz w:val="24"/>
          <w:szCs w:val="24"/>
          <w:highlight w:val="white"/>
        </w:rPr>
        <w:t xml:space="preserve"> SOLD(O1)</w:t>
      </w:r>
    </w:p>
    <w:p w14:paraId="18E216C8" w14:textId="77777777" w:rsidR="00DC2735" w:rsidRDefault="00DC2735" w:rsidP="00DC2735">
      <w:pPr>
        <w:pStyle w:val="Listparagraf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highlight w:val="white"/>
        </w:rPr>
      </w:pPr>
      <w:proofErr w:type="spellStart"/>
      <w:r>
        <w:rPr>
          <w:rFonts w:cstheme="minorHAnsi"/>
          <w:sz w:val="24"/>
          <w:szCs w:val="24"/>
          <w:highlight w:val="white"/>
        </w:rPr>
        <w:t>Schimbare</w:t>
      </w:r>
      <w:proofErr w:type="spellEnd"/>
      <w:r>
        <w:rPr>
          <w:rFonts w:cstheme="minorHAnsi"/>
          <w:sz w:val="24"/>
          <w:szCs w:val="24"/>
          <w:highlight w:val="white"/>
        </w:rPr>
        <w:t xml:space="preserve"> PIN(O2)</w:t>
      </w:r>
    </w:p>
    <w:p w14:paraId="3490AF74" w14:textId="77777777" w:rsidR="00DC2735" w:rsidRDefault="00DC2735" w:rsidP="00DC2735">
      <w:pPr>
        <w:pStyle w:val="Listparagraf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highlight w:val="white"/>
        </w:rPr>
      </w:pPr>
      <w:proofErr w:type="spellStart"/>
      <w:r>
        <w:rPr>
          <w:rFonts w:cstheme="minorHAnsi"/>
          <w:sz w:val="24"/>
          <w:szCs w:val="24"/>
          <w:highlight w:val="white"/>
        </w:rPr>
        <w:t>Extragere</w:t>
      </w:r>
      <w:proofErr w:type="spellEnd"/>
      <w:r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>
        <w:rPr>
          <w:rFonts w:cstheme="minorHAnsi"/>
          <w:sz w:val="24"/>
          <w:szCs w:val="24"/>
          <w:highlight w:val="white"/>
        </w:rPr>
        <w:t>Numerar</w:t>
      </w:r>
      <w:proofErr w:type="spellEnd"/>
      <w:r>
        <w:rPr>
          <w:rFonts w:cstheme="minorHAnsi"/>
          <w:sz w:val="24"/>
          <w:szCs w:val="24"/>
          <w:highlight w:val="white"/>
        </w:rPr>
        <w:t>(O3)</w:t>
      </w:r>
    </w:p>
    <w:p w14:paraId="2DA7C2D8" w14:textId="77777777" w:rsidR="00DC2735" w:rsidRDefault="00DC2735" w:rsidP="00DC2735">
      <w:pPr>
        <w:pStyle w:val="Listparagraf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highlight w:val="white"/>
        </w:rPr>
      </w:pPr>
      <w:proofErr w:type="spellStart"/>
      <w:r>
        <w:rPr>
          <w:rFonts w:cstheme="minorHAnsi"/>
          <w:sz w:val="24"/>
          <w:szCs w:val="24"/>
          <w:highlight w:val="white"/>
        </w:rPr>
        <w:t>Depunere</w:t>
      </w:r>
      <w:proofErr w:type="spellEnd"/>
      <w:r>
        <w:rPr>
          <w:rFonts w:cstheme="minorHAnsi"/>
          <w:sz w:val="24"/>
          <w:szCs w:val="24"/>
          <w:highlight w:val="white"/>
        </w:rPr>
        <w:t xml:space="preserve"> NUMERAR(O4)</w:t>
      </w:r>
    </w:p>
    <w:p w14:paraId="5E4F7DFB" w14:textId="2B0870AE" w:rsidR="00DC2735" w:rsidRPr="003C3154" w:rsidRDefault="00DC2735" w:rsidP="00DC2735">
      <w:pPr>
        <w:pStyle w:val="Listparagraf"/>
        <w:numPr>
          <w:ilvl w:val="0"/>
          <w:numId w:val="9"/>
        </w:numPr>
        <w:rPr>
          <w:sz w:val="32"/>
          <w:szCs w:val="32"/>
          <w:lang w:val="ro-RO"/>
        </w:rPr>
      </w:pPr>
      <w:proofErr w:type="spellStart"/>
      <w:r w:rsidRPr="00DC2735">
        <w:rPr>
          <w:rFonts w:cstheme="minorHAnsi"/>
          <w:sz w:val="24"/>
          <w:szCs w:val="24"/>
          <w:highlight w:val="white"/>
        </w:rPr>
        <w:t>Ramificand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astfel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urmatorul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punct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prin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selectarea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operatiunii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dorite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si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continuarea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pe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acea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DC2735">
        <w:rPr>
          <w:rFonts w:cstheme="minorHAnsi"/>
          <w:sz w:val="24"/>
          <w:szCs w:val="24"/>
          <w:highlight w:val="white"/>
        </w:rPr>
        <w:t>ramura</w:t>
      </w:r>
      <w:proofErr w:type="spellEnd"/>
      <w:r w:rsidRPr="00DC2735">
        <w:rPr>
          <w:rFonts w:cstheme="minorHAnsi"/>
          <w:sz w:val="24"/>
          <w:szCs w:val="24"/>
          <w:highlight w:val="white"/>
        </w:rPr>
        <w:t>.</w:t>
      </w:r>
    </w:p>
    <w:p w14:paraId="7DD77EC7" w14:textId="69BF5EDA" w:rsidR="003C3154" w:rsidRDefault="003C3154" w:rsidP="003C3154">
      <w:pPr>
        <w:rPr>
          <w:sz w:val="32"/>
          <w:szCs w:val="32"/>
          <w:lang w:val="ro-RO"/>
        </w:rPr>
      </w:pPr>
    </w:p>
    <w:p w14:paraId="6DA6B359" w14:textId="36E4DC65" w:rsidR="003C3154" w:rsidRDefault="003C3154" w:rsidP="003C3154">
      <w:pPr>
        <w:pStyle w:val="Listparagraf"/>
        <w:numPr>
          <w:ilvl w:val="0"/>
          <w:numId w:val="5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Decodificator mii (realizat de Corpodean Darius)</w:t>
      </w:r>
    </w:p>
    <w:p w14:paraId="04E7CCD0" w14:textId="5E118460" w:rsidR="003C3154" w:rsidRDefault="003C3154" w:rsidP="003C3154">
      <w:pPr>
        <w:rPr>
          <w:sz w:val="32"/>
          <w:szCs w:val="32"/>
          <w:lang w:val="ro-RO"/>
        </w:rPr>
      </w:pPr>
    </w:p>
    <w:p w14:paraId="13AD6AF2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EEC781D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0C8E533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numeric_std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460DA853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4FF46FB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conv_test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2052C1F5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1E7A561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EC037C1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conv_test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F27C5D3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3DCF9E7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Behavioral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conv_test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7F6C1357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702EFDB1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55C770B3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5F3B778A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80FF"/>
          <w:sz w:val="20"/>
          <w:szCs w:val="20"/>
        </w:rPr>
        <w:t>to_integer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0765D449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688D9E41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Behavioral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1BFD0420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493F14D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A9D0138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444B0EA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A43C63E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5190C11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numeric_std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5CF0D652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std_logic_arith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1E5AE23B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FA5AE21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entity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decodificator_mii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3215E069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C4EED5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4AF50517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4D12A4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750E234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decodificator_mii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5502C5F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conv_test</w:t>
      </w:r>
      <w:proofErr w:type="spellEnd"/>
    </w:p>
    <w:p w14:paraId="6672B10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8FF7C17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C4870EB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6220DD28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proofErr w:type="spellEnd"/>
      <w:proofErr w:type="gram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1D1360D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213677D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6D760D49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4E8927E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4948D80B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c1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conv_test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A9509E5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2A95F40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variable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06B7D18D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54EEC3A5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1000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66D47E56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 </w:t>
      </w:r>
      <w:r w:rsidRPr="003C3154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mod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0FF8A94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conv_std_logic_</w:t>
      </w:r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vector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674015E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14:paraId="0B65566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9B192C0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3C57B2F5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0B79275D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41E7E3C4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7819ACE4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C0AAD1A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109F851B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"0000"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"0000001"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2C21B4C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"0001"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"1001111"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B9E1F2D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"0010"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"0010010"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C1F091D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"0011"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"0000110"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DADA2D5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"0100"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"1001100"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94CA49E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"0101"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"0100100"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C53EFB5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"0110"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"0100000"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B1FAFF9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"0111"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"0001111"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9AEA64A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"1000"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"0000000"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C2E65FC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"1001"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"0000100"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B0B4D30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others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5B9CFFB4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10A915B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D771849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</w:p>
    <w:p w14:paraId="5CEBAC9E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61104B03" w14:textId="77777777" w:rsidR="003C3154" w:rsidRPr="003C3154" w:rsidRDefault="003C3154" w:rsidP="003C3154">
      <w:pPr>
        <w:rPr>
          <w:b/>
          <w:bCs/>
          <w:sz w:val="32"/>
          <w:szCs w:val="32"/>
          <w:lang w:val="ro-RO"/>
        </w:rPr>
      </w:pPr>
    </w:p>
    <w:p w14:paraId="2BC3FD50" w14:textId="10AB8311" w:rsidR="003C3154" w:rsidRPr="003C3154" w:rsidRDefault="003C3154" w:rsidP="003C3154">
      <w:pPr>
        <w:pStyle w:val="Listparagraf"/>
        <w:numPr>
          <w:ilvl w:val="0"/>
          <w:numId w:val="5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Decodificator sute (realizat de Corpodean Darius)</w:t>
      </w:r>
    </w:p>
    <w:p w14:paraId="380926E6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2262862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CE827D9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numeric_std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114D670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7758E7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conv_test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3A9A876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54A8E48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8413BA5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conv_test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999FA76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32A72A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Behavioral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conv_test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1E7E7A0B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751CC2F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B71AA05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0294658D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80FF"/>
          <w:sz w:val="20"/>
          <w:szCs w:val="20"/>
        </w:rPr>
        <w:t>to_integer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12087CB6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6AA50538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Behavioral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57C6218A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701900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20082FD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8AE0133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670BA79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DAE8F99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numeric_std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4CC799AD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std_logic_arith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205F6B6D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7A8E574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decodificator_sute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75775719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E55509D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2A02A507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281B91C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A75086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decodificator_sute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7EC8E6FD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conv_test</w:t>
      </w:r>
      <w:proofErr w:type="spellEnd"/>
    </w:p>
    <w:p w14:paraId="7C526E98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169B2A3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EF6BC9A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6AAE5249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proofErr w:type="spellEnd"/>
      <w:proofErr w:type="gram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C97A6DE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0E95F27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33F4201A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3780637B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53753DF3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c1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conv_test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3D66C11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63FCAB61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variable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F4794F5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282A6A59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100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7E3EAF2C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 </w:t>
      </w:r>
      <w:r w:rsidRPr="003C3154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mod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5D318D4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conv_std_logic_</w:t>
      </w:r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vector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E6C61F2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14:paraId="2EF64E17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A1EA5A4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44C563E3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6395D71A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0669DFE8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6BF8A7E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D30DAFE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764E063B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"0000"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"0000001"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A51FBF9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"0001"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"1001111"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3C40B9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"0010"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"0010010"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08BB4B3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"0011"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"0000110"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AA01969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"0100"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"1001100"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AFB97A7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"0101"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"0100100"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0F5B897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"0110"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"0100000"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DB720F1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"0111"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"0001111"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5779E36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"1000"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"0000000"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8FD3D3B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"1001"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"0000100"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622E271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others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7355D301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E8CB1EB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6925538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</w:p>
    <w:p w14:paraId="26DC1EC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595F4DBB" w14:textId="77777777" w:rsidR="003C3154" w:rsidRPr="003C3154" w:rsidRDefault="003C3154" w:rsidP="003C3154">
      <w:pPr>
        <w:rPr>
          <w:sz w:val="32"/>
          <w:szCs w:val="32"/>
          <w:lang w:val="ro-RO"/>
        </w:rPr>
      </w:pPr>
    </w:p>
    <w:p w14:paraId="656214DC" w14:textId="0FD8CE7E" w:rsidR="003C3154" w:rsidRPr="003C3154" w:rsidRDefault="003C3154" w:rsidP="003C3154">
      <w:pPr>
        <w:pStyle w:val="Listparagraf"/>
        <w:numPr>
          <w:ilvl w:val="0"/>
          <w:numId w:val="5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Decodificator zeci (realizat de Corpodean Darius)</w:t>
      </w:r>
    </w:p>
    <w:p w14:paraId="242BF610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58B86A6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4B9690C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numeric_std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7FFA390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532999E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conv_test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513BEEC1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3435056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86DAE23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conv_test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2BE45B7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8855585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Behavioral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conv_test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3E2EB991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2191B8E2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E6E7B55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1F7E65CA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80FF"/>
          <w:sz w:val="20"/>
          <w:szCs w:val="20"/>
        </w:rPr>
        <w:t>to_integer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4F13BE3D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43760B6B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Behavioral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22A0D8D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FACA40E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1E53AC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F7CDC3B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41988E5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2A57B47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numeric_std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31773493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std_logic_arith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4528C6D1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8600A7B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decodificator_sute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277EE042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96E1A12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1FEAF311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37B9471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6FA6E8C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decodificator_sute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506FACE0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conv_test</w:t>
      </w:r>
      <w:proofErr w:type="spellEnd"/>
    </w:p>
    <w:p w14:paraId="6747FA2B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F5539E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39C5866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6FF7FAF9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proofErr w:type="spellEnd"/>
      <w:proofErr w:type="gram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7640BF5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42B8640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44CA33B2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C2E039D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2C4D709C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c1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conv_test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1E5CA98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799EC5A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variable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470D2F4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5FDCB1C7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100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9D1575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 </w:t>
      </w:r>
      <w:r w:rsidRPr="003C3154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mod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54CEE24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conv_std_logic_</w:t>
      </w:r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vector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3589D3D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14:paraId="399515E9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77662F0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03BE5C1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38E0B6F4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1FD77021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6F57263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313215FC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69822C1A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"0000"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"0000001"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1E2CD31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"0001"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"1001111"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4E6B249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"0010"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"0010010"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1525A10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"0011"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"0000110"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F55CC7D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"0100"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"1001100"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992A57C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"0101"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"0100100"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9E36A3A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"0110"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"0100000"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46F074A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"0111"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"0001111"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2778205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"1000"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"0000000"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C3AF04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"1001"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"0000100"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71E04F2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others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15B07F40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F0E6ABB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7214F6A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</w:p>
    <w:p w14:paraId="33F07A4A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7159B076" w14:textId="28FBF7E7" w:rsidR="003C3154" w:rsidRPr="003C3154" w:rsidRDefault="003C3154" w:rsidP="003C3154">
      <w:pPr>
        <w:rPr>
          <w:sz w:val="32"/>
          <w:szCs w:val="32"/>
          <w:lang w:val="ro-RO"/>
        </w:rPr>
      </w:pPr>
      <w:r w:rsidRPr="003C3154">
        <w:rPr>
          <w:sz w:val="32"/>
          <w:szCs w:val="32"/>
          <w:lang w:val="ro-RO"/>
        </w:rPr>
        <w:tab/>
      </w:r>
    </w:p>
    <w:p w14:paraId="581FF1E1" w14:textId="5EF13468" w:rsidR="003C3154" w:rsidRPr="003C3154" w:rsidRDefault="003C3154" w:rsidP="003C3154">
      <w:pPr>
        <w:pStyle w:val="Listparagraf"/>
        <w:numPr>
          <w:ilvl w:val="0"/>
          <w:numId w:val="5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Decodificator </w:t>
      </w:r>
      <w:proofErr w:type="spellStart"/>
      <w:r>
        <w:rPr>
          <w:sz w:val="32"/>
          <w:szCs w:val="32"/>
          <w:lang w:val="ro-RO"/>
        </w:rPr>
        <w:t>unitati</w:t>
      </w:r>
      <w:proofErr w:type="spellEnd"/>
      <w:r>
        <w:rPr>
          <w:sz w:val="32"/>
          <w:szCs w:val="32"/>
          <w:lang w:val="ro-RO"/>
        </w:rPr>
        <w:t xml:space="preserve"> (realizat de Corpodean Darius)</w:t>
      </w:r>
    </w:p>
    <w:p w14:paraId="74751A80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B86A712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7C44013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numeric_std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0EDAC6E9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A0DA059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conv_test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77CD7003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F4F22B2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9F2C707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conv_test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1CA3282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006C56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Behavioral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conv_test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6C48E12D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42F3758E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10F1AC52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226C7033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80FF"/>
          <w:sz w:val="20"/>
          <w:szCs w:val="20"/>
        </w:rPr>
        <w:t>to_integer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35192706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20FAEA7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Behavioral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5502D164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827DF90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CB88947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E774D33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1D9604A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B4FCAA6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numeric_std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3F1E455B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color w:val="800000"/>
          <w:sz w:val="20"/>
          <w:szCs w:val="20"/>
        </w:rPr>
        <w:t>std_logic_arith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07578210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32556A9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decodificator_unit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0A7A69BD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537310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0161C52D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ED5EFB8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05A2B4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decodificator_unit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6E3C1CEC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conv_test</w:t>
      </w:r>
      <w:proofErr w:type="spellEnd"/>
    </w:p>
    <w:p w14:paraId="132E7A2B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</w:t>
      </w:r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9117931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E634822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31D31998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proofErr w:type="spellEnd"/>
      <w:proofErr w:type="gram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A899C83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C45FB38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03C384F0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ECFACB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0023191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c1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conv_test</w:t>
      </w:r>
      <w:proofErr w:type="spell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D8765F2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2E5ECAC9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variable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05964908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717C5A5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 </w:t>
      </w:r>
      <w:r w:rsidRPr="003C3154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mod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AA3DDA1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conv_std_logic_</w:t>
      </w:r>
      <w:proofErr w:type="gram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vector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c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B7A51B8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14:paraId="6E9DA65B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103D8D6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7BA2533E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1D6078F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190E91B3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EF8494E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62127E6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71049857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"0000"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"0000001"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8553020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"0001"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"1001111"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7241277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"0010"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"0010010"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DE54D14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"0011"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"0000110"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0CAB6A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"0100"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"1001100"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BCF16CF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"0101"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"0100100"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2AB0F17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"0110"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"0100000"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76ECF88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"0111"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"0001111"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11C56A5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"1000"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"0000000"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734C14B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"1001"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C3154">
        <w:rPr>
          <w:rFonts w:ascii="Courier New" w:eastAsia="Times New Roman" w:hAnsi="Courier New" w:cs="Courier New"/>
          <w:color w:val="808080"/>
          <w:sz w:val="20"/>
          <w:szCs w:val="20"/>
        </w:rPr>
        <w:t>"0000100"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DE853C8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others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14E2EB1D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06267A3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A2EC995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</w:p>
    <w:p w14:paraId="2FF82C27" w14:textId="77777777" w:rsidR="003C3154" w:rsidRPr="003C3154" w:rsidRDefault="003C3154" w:rsidP="003C31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315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C315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C315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354C4A1D" w14:textId="77777777" w:rsidR="00666217" w:rsidRPr="003C3154" w:rsidRDefault="00666217" w:rsidP="003C3154">
      <w:pPr>
        <w:rPr>
          <w:sz w:val="32"/>
          <w:szCs w:val="32"/>
          <w:lang w:val="ro-RO"/>
        </w:rPr>
      </w:pPr>
    </w:p>
    <w:p w14:paraId="1616836D" w14:textId="6BD559B4" w:rsidR="00DC2735" w:rsidRDefault="00DC2735" w:rsidP="00DC2735">
      <w:pPr>
        <w:pStyle w:val="Listparagraf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Courier New"/>
          <w:sz w:val="32"/>
          <w:szCs w:val="32"/>
          <w:highlight w:val="white"/>
        </w:rPr>
      </w:pPr>
      <w:proofErr w:type="spellStart"/>
      <w:r>
        <w:rPr>
          <w:rFonts w:cs="Courier New"/>
          <w:sz w:val="32"/>
          <w:szCs w:val="32"/>
          <w:highlight w:val="white"/>
        </w:rPr>
        <w:t>Memorie</w:t>
      </w:r>
      <w:proofErr w:type="spellEnd"/>
      <w:r>
        <w:rPr>
          <w:rFonts w:cs="Courier New"/>
          <w:sz w:val="32"/>
          <w:szCs w:val="32"/>
          <w:highlight w:val="white"/>
        </w:rPr>
        <w:t xml:space="preserve"> RAM SOLD</w:t>
      </w:r>
      <w:r>
        <w:rPr>
          <w:rFonts w:cs="Courier New"/>
          <w:sz w:val="32"/>
          <w:szCs w:val="32"/>
        </w:rPr>
        <w:t xml:space="preserve"> </w:t>
      </w:r>
      <w:r>
        <w:rPr>
          <w:rFonts w:cstheme="majorHAnsi"/>
          <w:sz w:val="32"/>
          <w:szCs w:val="32"/>
        </w:rPr>
        <w:t>(</w:t>
      </w:r>
      <w:proofErr w:type="spellStart"/>
      <w:r>
        <w:rPr>
          <w:rFonts w:cstheme="majorHAnsi"/>
          <w:sz w:val="32"/>
          <w:szCs w:val="32"/>
        </w:rPr>
        <w:t>realizat</w:t>
      </w:r>
      <w:proofErr w:type="spellEnd"/>
      <w:r>
        <w:rPr>
          <w:rFonts w:cstheme="majorHAnsi"/>
          <w:sz w:val="32"/>
          <w:szCs w:val="32"/>
        </w:rPr>
        <w:t xml:space="preserve"> de Coblisan George)</w:t>
      </w:r>
    </w:p>
    <w:p w14:paraId="78BCB07B" w14:textId="77777777" w:rsidR="00DC2735" w:rsidRDefault="00DC2735" w:rsidP="00DC2735">
      <w:pPr>
        <w:pStyle w:val="Listparagraf"/>
        <w:autoSpaceDE w:val="0"/>
        <w:autoSpaceDN w:val="0"/>
        <w:adjustRightInd w:val="0"/>
        <w:spacing w:after="0" w:line="240" w:lineRule="auto"/>
        <w:rPr>
          <w:rFonts w:cs="Courier New"/>
          <w:sz w:val="32"/>
          <w:szCs w:val="32"/>
          <w:highlight w:val="white"/>
        </w:rPr>
      </w:pPr>
    </w:p>
    <w:p w14:paraId="79CB5C9E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LIBRARY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76A94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9AD0812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USE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76A94">
        <w:rPr>
          <w:rFonts w:ascii="Courier New" w:hAnsi="Courier New" w:cs="Courier New"/>
          <w:color w:val="800000"/>
          <w:sz w:val="20"/>
          <w:szCs w:val="20"/>
          <w:highlight w:val="white"/>
        </w:rPr>
        <w:t>std_logic_1164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E1B58F4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RAM_SOLD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0A306E3F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port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cs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we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76A94">
        <w:rPr>
          <w:rFonts w:ascii="Courier New" w:hAnsi="Courier New" w:cs="Courier New"/>
          <w:color w:val="8000FF"/>
          <w:sz w:val="20"/>
          <w:szCs w:val="20"/>
          <w:highlight w:val="white"/>
        </w:rPr>
        <w:t>std_logic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F02260C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  </w:t>
      </w:r>
      <w:proofErr w:type="spell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adresa_card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76A94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176A94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</w:p>
    <w:p w14:paraId="107A9F49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suma_noua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76A94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176A94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15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B3D6FFC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suma_exist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76A94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176A94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15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0EFE06CB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25750F8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ACA0EEA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architecture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comp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of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RAM_SOLD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24AAF22A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type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SOLD_MEMORIE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array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to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of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76A94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176A94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15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D18EFDA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signal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SOLD_MEM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SOLD_</w:t>
      </w:r>
      <w:proofErr w:type="gram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MEMORIE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:=</w:t>
      </w:r>
      <w:proofErr w:type="gram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176A94">
        <w:rPr>
          <w:rFonts w:ascii="Courier New" w:hAnsi="Courier New" w:cs="Courier New"/>
          <w:color w:val="808080"/>
          <w:sz w:val="20"/>
          <w:szCs w:val="20"/>
          <w:highlight w:val="white"/>
        </w:rPr>
        <w:t>"0001100100000000"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color w:val="808080"/>
          <w:sz w:val="20"/>
          <w:szCs w:val="20"/>
          <w:highlight w:val="white"/>
        </w:rPr>
        <w:t>"0001001110001000"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color w:val="808080"/>
          <w:sz w:val="20"/>
          <w:szCs w:val="20"/>
          <w:highlight w:val="white"/>
        </w:rPr>
        <w:t>"0001111101000000"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color w:val="808080"/>
          <w:sz w:val="20"/>
          <w:szCs w:val="20"/>
          <w:highlight w:val="white"/>
        </w:rPr>
        <w:t>"0010010100011100"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</w:p>
    <w:p w14:paraId="50B659AF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lastRenderedPageBreak/>
        <w:t>begin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7E9B6018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29C26A89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227DE050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' </w:t>
      </w:r>
      <w:r w:rsidRPr="00176A94">
        <w:rPr>
          <w:rFonts w:ascii="Courier New" w:hAnsi="Courier New" w:cs="Courier New"/>
          <w:color w:val="808000"/>
          <w:sz w:val="20"/>
          <w:szCs w:val="20"/>
          <w:highlight w:val="white"/>
        </w:rPr>
        <w:t>and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clk'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event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52132F09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cs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' </w:t>
      </w:r>
      <w:r w:rsidRPr="00176A94">
        <w:rPr>
          <w:rFonts w:ascii="Courier New" w:hAnsi="Courier New" w:cs="Courier New"/>
          <w:color w:val="808000"/>
          <w:sz w:val="20"/>
          <w:szCs w:val="20"/>
          <w:highlight w:val="white"/>
        </w:rPr>
        <w:t>and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we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45003B2B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adresa_card</w:t>
      </w:r>
      <w:proofErr w:type="spellEnd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34EAC4BA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color w:val="808080"/>
          <w:sz w:val="20"/>
          <w:szCs w:val="20"/>
          <w:highlight w:val="white"/>
        </w:rPr>
        <w:t>"000"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suma_exist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SOLD_</w:t>
      </w:r>
      <w:proofErr w:type="gram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MEM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D89E0D3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color w:val="808080"/>
          <w:sz w:val="20"/>
          <w:szCs w:val="20"/>
          <w:highlight w:val="white"/>
        </w:rPr>
        <w:t>"001"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suma_exist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SOLD_</w:t>
      </w:r>
      <w:proofErr w:type="gram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MEM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D82BC8C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color w:val="808080"/>
          <w:sz w:val="20"/>
          <w:szCs w:val="20"/>
          <w:highlight w:val="white"/>
        </w:rPr>
        <w:t>"010"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suma_exist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SOLD_</w:t>
      </w:r>
      <w:proofErr w:type="gram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MEM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B87FBAF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color w:val="808080"/>
          <w:sz w:val="20"/>
          <w:szCs w:val="20"/>
          <w:highlight w:val="white"/>
        </w:rPr>
        <w:t>"011"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suma_exist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SOLD_</w:t>
      </w:r>
      <w:proofErr w:type="gram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MEM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ACF4495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others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suma_exist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176A94"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"0000000000000000"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C870A6E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3A7F301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elsif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cs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' </w:t>
      </w:r>
      <w:r w:rsidRPr="00176A94">
        <w:rPr>
          <w:rFonts w:ascii="Courier New" w:hAnsi="Courier New" w:cs="Courier New"/>
          <w:color w:val="808000"/>
          <w:sz w:val="20"/>
          <w:szCs w:val="20"/>
          <w:highlight w:val="white"/>
        </w:rPr>
        <w:t>and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we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6D224D6B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adresa_card</w:t>
      </w:r>
      <w:proofErr w:type="spellEnd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5800FCD4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color w:val="808080"/>
          <w:sz w:val="20"/>
          <w:szCs w:val="20"/>
          <w:highlight w:val="white"/>
        </w:rPr>
        <w:t>"000"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SOLD_</w:t>
      </w:r>
      <w:proofErr w:type="gram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MEM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)&lt;=</w:t>
      </w:r>
      <w:proofErr w:type="spell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suma_noua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8F02DB4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color w:val="808080"/>
          <w:sz w:val="20"/>
          <w:szCs w:val="20"/>
          <w:highlight w:val="white"/>
        </w:rPr>
        <w:t>"001"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SOLD_</w:t>
      </w:r>
      <w:proofErr w:type="gram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MEM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)&lt;=</w:t>
      </w:r>
      <w:proofErr w:type="spell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suma_noua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</w:p>
    <w:p w14:paraId="71162050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color w:val="808080"/>
          <w:sz w:val="20"/>
          <w:szCs w:val="20"/>
          <w:highlight w:val="white"/>
        </w:rPr>
        <w:t>"010"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SOLD_</w:t>
      </w:r>
      <w:proofErr w:type="gram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MEM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)&lt;=</w:t>
      </w:r>
      <w:proofErr w:type="spell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suma_noua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8E299AA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color w:val="808080"/>
          <w:sz w:val="20"/>
          <w:szCs w:val="20"/>
          <w:highlight w:val="white"/>
        </w:rPr>
        <w:t>"011"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SOLD_</w:t>
      </w:r>
      <w:proofErr w:type="gram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MEM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)&lt;=</w:t>
      </w:r>
      <w:proofErr w:type="spellStart"/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suma_noua</w:t>
      </w:r>
      <w:proofErr w:type="spell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</w:t>
      </w:r>
    </w:p>
    <w:p w14:paraId="282E11A9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others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SOLD_MEM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Start"/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)&lt;</w:t>
      </w:r>
      <w:proofErr w:type="gramEnd"/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>SOLD_MEM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176A94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A684076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C7DADF5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C876798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 </w:t>
      </w:r>
    </w:p>
    <w:p w14:paraId="519E1905" w14:textId="77777777" w:rsidR="00DC2735" w:rsidRPr="00176A94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932B6C0" w14:textId="4AC419D8" w:rsidR="00DC2735" w:rsidRDefault="00DC2735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r w:rsidRPr="00176A9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176A94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comp</w:t>
      </w:r>
      <w:r w:rsidRPr="00176A9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0204F1B" w14:textId="52879E44" w:rsidR="00666217" w:rsidRDefault="00666217" w:rsidP="00DC2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</w:p>
    <w:p w14:paraId="7112ED49" w14:textId="79CCD37D" w:rsidR="00A703F2" w:rsidRPr="007215CF" w:rsidRDefault="00666217" w:rsidP="007215CF">
      <w:pPr>
        <w:rPr>
          <w:rFonts w:cstheme="minorHAnsi"/>
          <w:color w:val="000000" w:themeColor="text1"/>
          <w:sz w:val="24"/>
          <w:szCs w:val="24"/>
        </w:rPr>
      </w:pPr>
      <w:r w:rsidRPr="00666217">
        <w:rPr>
          <w:rFonts w:cstheme="minorHAnsi"/>
          <w:b/>
          <w:bCs/>
          <w:color w:val="000000" w:themeColor="text1"/>
          <w:sz w:val="24"/>
          <w:szCs w:val="24"/>
          <w:highlight w:val="white"/>
        </w:rPr>
        <w:t xml:space="preserve">  </w:t>
      </w:r>
      <w:r w:rsidRPr="00666217">
        <w:rPr>
          <w:rFonts w:cstheme="minorHAnsi"/>
          <w:color w:val="000000" w:themeColor="text1"/>
          <w:sz w:val="24"/>
          <w:szCs w:val="24"/>
          <w:highlight w:val="white"/>
        </w:rPr>
        <w:t xml:space="preserve">In </w:t>
      </w:r>
      <w:proofErr w:type="spellStart"/>
      <w:r w:rsidRPr="00666217">
        <w:rPr>
          <w:rFonts w:cstheme="minorHAnsi"/>
          <w:color w:val="000000" w:themeColor="text1"/>
          <w:sz w:val="24"/>
          <w:szCs w:val="24"/>
          <w:highlight w:val="white"/>
        </w:rPr>
        <w:t>memoria</w:t>
      </w:r>
      <w:proofErr w:type="spellEnd"/>
      <w:r w:rsidRPr="00666217">
        <w:rPr>
          <w:rFonts w:cstheme="minorHAnsi"/>
          <w:color w:val="000000" w:themeColor="text1"/>
          <w:sz w:val="24"/>
          <w:szCs w:val="24"/>
          <w:highlight w:val="white"/>
        </w:rPr>
        <w:t xml:space="preserve"> RAM </w:t>
      </w:r>
      <w:proofErr w:type="spellStart"/>
      <w:r w:rsidRPr="00666217">
        <w:rPr>
          <w:rFonts w:cstheme="minorHAnsi"/>
          <w:color w:val="000000" w:themeColor="text1"/>
          <w:sz w:val="24"/>
          <w:szCs w:val="24"/>
          <w:highlight w:val="white"/>
        </w:rPr>
        <w:t>pentru</w:t>
      </w:r>
      <w:proofErr w:type="spellEnd"/>
      <w:r w:rsidRPr="00666217">
        <w:rPr>
          <w:rFonts w:cstheme="minorHAnsi"/>
          <w:color w:val="000000" w:themeColor="text1"/>
          <w:sz w:val="24"/>
          <w:szCs w:val="24"/>
          <w:highlight w:val="white"/>
        </w:rPr>
        <w:t xml:space="preserve"> sold </w:t>
      </w:r>
      <w:proofErr w:type="spellStart"/>
      <w:r>
        <w:rPr>
          <w:rFonts w:cstheme="minorHAnsi"/>
          <w:color w:val="000000" w:themeColor="text1"/>
          <w:sz w:val="24"/>
          <w:szCs w:val="24"/>
          <w:highlight w:val="white"/>
        </w:rPr>
        <w:t>se tin</w:t>
      </w:r>
      <w:proofErr w:type="spellEnd"/>
      <w:r>
        <w:rPr>
          <w:rFonts w:cstheme="minorHAnsi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24"/>
          <w:highlight w:val="white"/>
        </w:rPr>
        <w:t>minte</w:t>
      </w:r>
      <w:proofErr w:type="spellEnd"/>
      <w:r>
        <w:rPr>
          <w:rFonts w:cstheme="minorHAnsi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24"/>
          <w:highlight w:val="white"/>
        </w:rPr>
        <w:t>toate</w:t>
      </w:r>
      <w:proofErr w:type="spellEnd"/>
      <w:r>
        <w:rPr>
          <w:rFonts w:cstheme="minorHAnsi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24"/>
          <w:highlight w:val="white"/>
        </w:rPr>
        <w:t>sumele</w:t>
      </w:r>
      <w:proofErr w:type="spellEnd"/>
      <w:r>
        <w:rPr>
          <w:rFonts w:cstheme="minorHAnsi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24"/>
          <w:highlight w:val="white"/>
        </w:rPr>
        <w:t>introdu</w:t>
      </w:r>
      <w:r w:rsidR="007215CF">
        <w:rPr>
          <w:rFonts w:cstheme="minorHAnsi"/>
          <w:color w:val="000000" w:themeColor="text1"/>
          <w:sz w:val="24"/>
          <w:szCs w:val="24"/>
          <w:highlight w:val="white"/>
        </w:rPr>
        <w:t>s</w:t>
      </w:r>
      <w:r>
        <w:rPr>
          <w:rFonts w:cstheme="minorHAnsi"/>
          <w:color w:val="000000" w:themeColor="text1"/>
          <w:sz w:val="24"/>
          <w:szCs w:val="24"/>
          <w:highlight w:val="white"/>
        </w:rPr>
        <w:t>e</w:t>
      </w:r>
      <w:proofErr w:type="spellEnd"/>
      <w:r>
        <w:rPr>
          <w:rFonts w:cstheme="minorHAnsi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>
        <w:rPr>
          <w:rFonts w:cstheme="minorHAnsi"/>
          <w:color w:val="000000" w:themeColor="text1"/>
          <w:sz w:val="24"/>
          <w:szCs w:val="24"/>
          <w:highlight w:val="white"/>
        </w:rPr>
        <w:t>si</w:t>
      </w:r>
      <w:proofErr w:type="spellEnd"/>
      <w:r>
        <w:rPr>
          <w:rFonts w:cstheme="minorHAnsi"/>
          <w:color w:val="000000" w:themeColor="text1"/>
          <w:sz w:val="24"/>
          <w:szCs w:val="24"/>
          <w:highlight w:val="white"/>
        </w:rPr>
        <w:t xml:space="preserve"> la </w:t>
      </w:r>
      <w:proofErr w:type="spellStart"/>
      <w:r>
        <w:rPr>
          <w:rFonts w:cstheme="minorHAnsi"/>
          <w:color w:val="000000" w:themeColor="text1"/>
          <w:sz w:val="24"/>
          <w:szCs w:val="24"/>
          <w:highlight w:val="white"/>
        </w:rPr>
        <w:t>primirea</w:t>
      </w:r>
      <w:proofErr w:type="spellEnd"/>
      <w:r>
        <w:rPr>
          <w:rFonts w:cstheme="minorHAnsi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="007215CF">
        <w:rPr>
          <w:rFonts w:cstheme="minorHAnsi"/>
          <w:color w:val="000000" w:themeColor="text1"/>
          <w:sz w:val="24"/>
          <w:szCs w:val="24"/>
          <w:highlight w:val="white"/>
        </w:rPr>
        <w:t>adresei</w:t>
      </w:r>
      <w:proofErr w:type="spellEnd"/>
      <w:r w:rsidR="007215CF">
        <w:rPr>
          <w:rFonts w:cstheme="minorHAnsi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="007215CF">
        <w:rPr>
          <w:rFonts w:cstheme="minorHAnsi"/>
          <w:color w:val="000000" w:themeColor="text1"/>
          <w:sz w:val="24"/>
          <w:szCs w:val="24"/>
          <w:highlight w:val="white"/>
        </w:rPr>
        <w:t>cardului</w:t>
      </w:r>
      <w:proofErr w:type="spellEnd"/>
      <w:r w:rsidR="007215CF">
        <w:rPr>
          <w:rFonts w:cstheme="minorHAnsi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="007215CF">
        <w:rPr>
          <w:rFonts w:cstheme="minorHAnsi"/>
          <w:color w:val="000000" w:themeColor="text1"/>
          <w:sz w:val="24"/>
          <w:szCs w:val="24"/>
          <w:highlight w:val="white"/>
        </w:rPr>
        <w:t>folosit</w:t>
      </w:r>
      <w:proofErr w:type="spellEnd"/>
      <w:r w:rsidR="007215CF">
        <w:rPr>
          <w:rFonts w:cstheme="minorHAnsi"/>
          <w:color w:val="000000" w:themeColor="text1"/>
          <w:sz w:val="24"/>
          <w:szCs w:val="24"/>
          <w:highlight w:val="white"/>
        </w:rPr>
        <w:t xml:space="preserve"> se </w:t>
      </w:r>
      <w:proofErr w:type="spellStart"/>
      <w:r w:rsidR="007215CF">
        <w:rPr>
          <w:rFonts w:cstheme="minorHAnsi"/>
          <w:color w:val="000000" w:themeColor="text1"/>
          <w:sz w:val="24"/>
          <w:szCs w:val="24"/>
          <w:highlight w:val="white"/>
        </w:rPr>
        <w:t>va</w:t>
      </w:r>
      <w:proofErr w:type="spellEnd"/>
      <w:r w:rsidR="007215CF">
        <w:rPr>
          <w:rFonts w:cstheme="minorHAnsi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="007215CF">
        <w:rPr>
          <w:rFonts w:cstheme="minorHAnsi"/>
          <w:color w:val="000000" w:themeColor="text1"/>
          <w:sz w:val="24"/>
          <w:szCs w:val="24"/>
          <w:highlight w:val="white"/>
        </w:rPr>
        <w:t>elibera</w:t>
      </w:r>
      <w:proofErr w:type="spellEnd"/>
      <w:r w:rsidR="007215CF">
        <w:rPr>
          <w:rFonts w:cstheme="minorHAnsi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="007215CF">
        <w:rPr>
          <w:rFonts w:cstheme="minorHAnsi"/>
          <w:color w:val="000000" w:themeColor="text1"/>
          <w:sz w:val="24"/>
          <w:szCs w:val="24"/>
          <w:highlight w:val="white"/>
        </w:rPr>
        <w:t>suma</w:t>
      </w:r>
      <w:proofErr w:type="spellEnd"/>
      <w:r w:rsidR="007215CF">
        <w:rPr>
          <w:rFonts w:cstheme="minorHAnsi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="007215CF">
        <w:rPr>
          <w:rFonts w:cstheme="minorHAnsi"/>
          <w:color w:val="000000" w:themeColor="text1"/>
          <w:sz w:val="24"/>
          <w:szCs w:val="24"/>
          <w:highlight w:val="white"/>
        </w:rPr>
        <w:t>noua</w:t>
      </w:r>
      <w:proofErr w:type="spellEnd"/>
      <w:r w:rsidR="007215CF">
        <w:rPr>
          <w:rFonts w:cstheme="minorHAnsi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="007215CF">
        <w:rPr>
          <w:rFonts w:cstheme="minorHAnsi"/>
          <w:color w:val="000000" w:themeColor="text1"/>
          <w:sz w:val="24"/>
          <w:szCs w:val="24"/>
          <w:highlight w:val="white"/>
        </w:rPr>
        <w:t>folosita</w:t>
      </w:r>
      <w:proofErr w:type="spellEnd"/>
      <w:r w:rsidR="007215CF">
        <w:rPr>
          <w:rFonts w:cstheme="minorHAnsi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="007215CF">
        <w:rPr>
          <w:rFonts w:cstheme="minorHAnsi"/>
          <w:color w:val="000000" w:themeColor="text1"/>
          <w:sz w:val="24"/>
          <w:szCs w:val="24"/>
          <w:highlight w:val="white"/>
        </w:rPr>
        <w:t>pentru</w:t>
      </w:r>
      <w:proofErr w:type="spellEnd"/>
      <w:r w:rsidR="007215CF">
        <w:rPr>
          <w:rFonts w:cstheme="minorHAnsi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="007215CF">
        <w:rPr>
          <w:rFonts w:cstheme="minorHAnsi"/>
          <w:color w:val="000000" w:themeColor="text1"/>
          <w:sz w:val="24"/>
          <w:szCs w:val="24"/>
          <w:highlight w:val="white"/>
        </w:rPr>
        <w:t>viitoarele</w:t>
      </w:r>
      <w:proofErr w:type="spellEnd"/>
      <w:r w:rsidR="007215CF">
        <w:rPr>
          <w:rFonts w:cstheme="minorHAnsi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="007215CF">
        <w:rPr>
          <w:rFonts w:cstheme="minorHAnsi"/>
          <w:color w:val="000000" w:themeColor="text1"/>
          <w:sz w:val="24"/>
          <w:szCs w:val="24"/>
          <w:highlight w:val="white"/>
        </w:rPr>
        <w:t>operatii</w:t>
      </w:r>
      <w:proofErr w:type="spellEnd"/>
      <w:r w:rsidR="007215CF">
        <w:rPr>
          <w:rFonts w:cstheme="minorHAnsi"/>
          <w:color w:val="000000" w:themeColor="text1"/>
          <w:sz w:val="24"/>
          <w:szCs w:val="24"/>
          <w:highlight w:val="white"/>
        </w:rPr>
        <w:t xml:space="preserve">. </w:t>
      </w:r>
      <w:proofErr w:type="spellStart"/>
      <w:r w:rsidR="007215CF">
        <w:rPr>
          <w:rFonts w:cstheme="minorHAnsi"/>
          <w:color w:val="000000" w:themeColor="text1"/>
          <w:sz w:val="24"/>
          <w:szCs w:val="24"/>
        </w:rPr>
        <w:t>Cand</w:t>
      </w:r>
      <w:proofErr w:type="spellEnd"/>
      <w:r w:rsidR="007215CF">
        <w:rPr>
          <w:rFonts w:cstheme="minorHAnsi"/>
          <w:color w:val="000000" w:themeColor="text1"/>
          <w:sz w:val="24"/>
          <w:szCs w:val="24"/>
        </w:rPr>
        <w:t xml:space="preserve"> write enable </w:t>
      </w:r>
      <w:proofErr w:type="spellStart"/>
      <w:r w:rsidR="007215CF">
        <w:rPr>
          <w:rFonts w:cstheme="minorHAnsi"/>
          <w:color w:val="000000" w:themeColor="text1"/>
          <w:sz w:val="24"/>
          <w:szCs w:val="24"/>
        </w:rPr>
        <w:t>este</w:t>
      </w:r>
      <w:proofErr w:type="spellEnd"/>
      <w:r w:rsidR="007215CF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7215CF">
        <w:rPr>
          <w:rFonts w:cstheme="minorHAnsi"/>
          <w:color w:val="000000" w:themeColor="text1"/>
          <w:sz w:val="24"/>
          <w:szCs w:val="24"/>
        </w:rPr>
        <w:t>activat</w:t>
      </w:r>
      <w:proofErr w:type="spellEnd"/>
      <w:r w:rsidR="007215CF">
        <w:rPr>
          <w:rFonts w:cstheme="minorHAnsi"/>
          <w:color w:val="000000" w:themeColor="text1"/>
          <w:sz w:val="24"/>
          <w:szCs w:val="24"/>
        </w:rPr>
        <w:t xml:space="preserve"> se </w:t>
      </w:r>
      <w:proofErr w:type="spellStart"/>
      <w:r w:rsidR="007215CF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="007215CF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7215CF">
        <w:rPr>
          <w:rFonts w:cstheme="minorHAnsi"/>
          <w:color w:val="000000" w:themeColor="text1"/>
          <w:sz w:val="24"/>
          <w:szCs w:val="24"/>
        </w:rPr>
        <w:t>rescrie</w:t>
      </w:r>
      <w:proofErr w:type="spellEnd"/>
      <w:r w:rsidR="007215CF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7215CF">
        <w:rPr>
          <w:rFonts w:cstheme="minorHAnsi"/>
          <w:color w:val="000000" w:themeColor="text1"/>
          <w:sz w:val="24"/>
          <w:szCs w:val="24"/>
        </w:rPr>
        <w:t>soldul</w:t>
      </w:r>
      <w:proofErr w:type="spellEnd"/>
      <w:r w:rsidR="007215CF">
        <w:rPr>
          <w:rFonts w:cstheme="minorHAnsi"/>
          <w:color w:val="000000" w:themeColor="text1"/>
          <w:sz w:val="24"/>
          <w:szCs w:val="24"/>
        </w:rPr>
        <w:t xml:space="preserve"> cu </w:t>
      </w:r>
      <w:proofErr w:type="spellStart"/>
      <w:r w:rsidR="007215CF">
        <w:rPr>
          <w:rFonts w:cstheme="minorHAnsi"/>
          <w:color w:val="000000" w:themeColor="text1"/>
          <w:sz w:val="24"/>
          <w:szCs w:val="24"/>
        </w:rPr>
        <w:t>soldul</w:t>
      </w:r>
      <w:proofErr w:type="spellEnd"/>
      <w:r w:rsidR="007215CF">
        <w:rPr>
          <w:rFonts w:cstheme="minorHAnsi"/>
          <w:color w:val="000000" w:themeColor="text1"/>
          <w:sz w:val="24"/>
          <w:szCs w:val="24"/>
        </w:rPr>
        <w:t xml:space="preserve"> care </w:t>
      </w:r>
      <w:proofErr w:type="spellStart"/>
      <w:r w:rsidR="007215CF">
        <w:rPr>
          <w:rFonts w:cstheme="minorHAnsi"/>
          <w:color w:val="000000" w:themeColor="text1"/>
          <w:sz w:val="24"/>
          <w:szCs w:val="24"/>
        </w:rPr>
        <w:t>este</w:t>
      </w:r>
      <w:proofErr w:type="spellEnd"/>
      <w:r w:rsidR="007215CF">
        <w:rPr>
          <w:rFonts w:cstheme="minorHAnsi"/>
          <w:color w:val="000000" w:themeColor="text1"/>
          <w:sz w:val="24"/>
          <w:szCs w:val="24"/>
        </w:rPr>
        <w:t xml:space="preserve"> pe </w:t>
      </w:r>
      <w:proofErr w:type="spellStart"/>
      <w:r w:rsidR="007215CF">
        <w:rPr>
          <w:rFonts w:cstheme="minorHAnsi"/>
          <w:color w:val="000000" w:themeColor="text1"/>
          <w:sz w:val="24"/>
          <w:szCs w:val="24"/>
        </w:rPr>
        <w:t>intrarea</w:t>
      </w:r>
      <w:proofErr w:type="spellEnd"/>
      <w:r w:rsidR="007215CF">
        <w:rPr>
          <w:rFonts w:cstheme="minorHAnsi"/>
          <w:color w:val="000000" w:themeColor="text1"/>
          <w:sz w:val="24"/>
          <w:szCs w:val="24"/>
        </w:rPr>
        <w:t xml:space="preserve"> de sold </w:t>
      </w:r>
      <w:proofErr w:type="spellStart"/>
      <w:r w:rsidR="007215CF">
        <w:rPr>
          <w:rFonts w:cstheme="minorHAnsi"/>
          <w:color w:val="000000" w:themeColor="text1"/>
          <w:sz w:val="24"/>
          <w:szCs w:val="24"/>
        </w:rPr>
        <w:t>schimbat</w:t>
      </w:r>
      <w:proofErr w:type="spellEnd"/>
      <w:r w:rsidR="007215CF">
        <w:rPr>
          <w:rFonts w:cstheme="minorHAnsi"/>
          <w:color w:val="000000" w:themeColor="text1"/>
          <w:sz w:val="24"/>
          <w:szCs w:val="24"/>
        </w:rPr>
        <w:t>.</w:t>
      </w:r>
    </w:p>
    <w:p w14:paraId="2763C00F" w14:textId="72DF406E" w:rsidR="00DC2735" w:rsidRDefault="00DC2735" w:rsidP="00DC2735">
      <w:pPr>
        <w:pStyle w:val="Listparagraf"/>
        <w:rPr>
          <w:sz w:val="32"/>
          <w:szCs w:val="32"/>
          <w:lang w:val="ro-RO"/>
        </w:rPr>
      </w:pPr>
    </w:p>
    <w:p w14:paraId="7E25EA79" w14:textId="77777777" w:rsidR="00A703F2" w:rsidRDefault="00A703F2" w:rsidP="00A703F2">
      <w:pPr>
        <w:pStyle w:val="Listparagraf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highlight w:val="white"/>
        </w:rPr>
      </w:pPr>
      <w:proofErr w:type="spellStart"/>
      <w:r>
        <w:rPr>
          <w:rFonts w:cs="Courier New"/>
          <w:color w:val="000000"/>
          <w:sz w:val="32"/>
          <w:szCs w:val="32"/>
          <w:highlight w:val="white"/>
        </w:rPr>
        <w:t>Afisare</w:t>
      </w:r>
      <w:proofErr w:type="spellEnd"/>
      <w:r>
        <w:rPr>
          <w:rFonts w:cs="Courier New"/>
          <w:color w:val="000000"/>
          <w:sz w:val="32"/>
          <w:szCs w:val="32"/>
          <w:highlight w:val="white"/>
        </w:rPr>
        <w:t xml:space="preserve"> PIN </w:t>
      </w:r>
      <w:proofErr w:type="spellStart"/>
      <w:r>
        <w:rPr>
          <w:rFonts w:cs="Courier New"/>
          <w:color w:val="000000"/>
          <w:sz w:val="32"/>
          <w:szCs w:val="32"/>
          <w:highlight w:val="white"/>
        </w:rPr>
        <w:t>schimbat</w:t>
      </w:r>
      <w:proofErr w:type="spellEnd"/>
      <w:r>
        <w:rPr>
          <w:rFonts w:cstheme="majorHAnsi"/>
          <w:sz w:val="32"/>
          <w:szCs w:val="32"/>
        </w:rPr>
        <w:t xml:space="preserve"> (</w:t>
      </w:r>
      <w:proofErr w:type="spellStart"/>
      <w:r>
        <w:rPr>
          <w:rFonts w:cstheme="majorHAnsi"/>
          <w:sz w:val="32"/>
          <w:szCs w:val="32"/>
        </w:rPr>
        <w:t>realizat</w:t>
      </w:r>
      <w:proofErr w:type="spellEnd"/>
      <w:r>
        <w:rPr>
          <w:rFonts w:cstheme="majorHAnsi"/>
          <w:sz w:val="32"/>
          <w:szCs w:val="32"/>
        </w:rPr>
        <w:t xml:space="preserve"> de Coblisan George)</w:t>
      </w:r>
    </w:p>
    <w:p w14:paraId="0FA125F6" w14:textId="77777777" w:rsidR="00A703F2" w:rsidRDefault="00A703F2" w:rsidP="00A703F2">
      <w:pPr>
        <w:pStyle w:val="Listparagraf"/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highlight w:val="white"/>
        </w:rPr>
      </w:pPr>
    </w:p>
    <w:p w14:paraId="343A078A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library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1400350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use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C90E99">
        <w:rPr>
          <w:rFonts w:ascii="Courier New" w:hAnsi="Courier New" w:cs="Courier New"/>
          <w:color w:val="800000"/>
          <w:sz w:val="20"/>
          <w:szCs w:val="20"/>
          <w:highlight w:val="white"/>
        </w:rPr>
        <w:t>STD_LOGIC_1164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FCBE728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use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C90E99">
        <w:rPr>
          <w:rFonts w:ascii="Courier New" w:hAnsi="Courier New" w:cs="Courier New"/>
          <w:color w:val="800000"/>
          <w:sz w:val="20"/>
          <w:szCs w:val="20"/>
          <w:highlight w:val="white"/>
        </w:rPr>
        <w:t>STD_LOGIC_UNSIGNED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C6FD43B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92DA815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afisare_pin_schimbat</w:t>
      </w:r>
      <w:proofErr w:type="spellEnd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679626DC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port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anod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8000FF"/>
          <w:sz w:val="20"/>
          <w:szCs w:val="20"/>
          <w:highlight w:val="white"/>
        </w:rPr>
        <w:t>std_logic_vector</w:t>
      </w:r>
      <w:proofErr w:type="spellEnd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65DC23B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catod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8000FF"/>
          <w:sz w:val="20"/>
          <w:szCs w:val="20"/>
          <w:highlight w:val="white"/>
        </w:rPr>
        <w:t>std_logic_vector</w:t>
      </w:r>
      <w:proofErr w:type="spellEnd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6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5F11205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8000FF"/>
          <w:sz w:val="20"/>
          <w:szCs w:val="20"/>
          <w:highlight w:val="white"/>
        </w:rPr>
        <w:t>std_logic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C4D39B0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enable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proofErr w:type="gramEnd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8000FF"/>
          <w:sz w:val="20"/>
          <w:szCs w:val="20"/>
          <w:highlight w:val="white"/>
        </w:rPr>
        <w:t>std_logic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9AACFAE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8EE2FA4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4A6497F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architecture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arh</w:t>
      </w:r>
      <w:proofErr w:type="spellEnd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of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afisare_pin_schimbat</w:t>
      </w:r>
      <w:proofErr w:type="spellEnd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6A5E5956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signal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cclk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8000FF"/>
          <w:sz w:val="20"/>
          <w:szCs w:val="20"/>
          <w:highlight w:val="white"/>
        </w:rPr>
        <w:t>std_logic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0962E08" w14:textId="0FAD553F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signal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clkdiv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C90E99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="0017773F" w:rsidRPr="0017773F">
        <w:t xml:space="preserve"> </w:t>
      </w:r>
      <w:r w:rsidR="0017773F" w:rsidRPr="0017773F">
        <w:rPr>
          <w:rFonts w:ascii="Courier New" w:hAnsi="Courier New" w:cs="Courier New"/>
          <w:b/>
          <w:bCs/>
          <w:color w:val="000080"/>
          <w:sz w:val="20"/>
          <w:szCs w:val="20"/>
        </w:rPr>
        <w:t>:="00000000000";</w:t>
      </w:r>
    </w:p>
    <w:p w14:paraId="5C70B110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6A458994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08BBD9A5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2999517B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color w:val="808000"/>
          <w:sz w:val="20"/>
          <w:szCs w:val="20"/>
          <w:highlight w:val="white"/>
        </w:rPr>
        <w:t>and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clk'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event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79D79A8C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clkdiv</w:t>
      </w:r>
      <w:proofErr w:type="spellEnd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clkdiv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F50D5E8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B2B1899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7F5B6DF6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71966209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cclk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proofErr w:type="spellStart"/>
      <w:proofErr w:type="gram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clkdiv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13BF439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6414F969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cclk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13B10EA8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variable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 w:rsidRPr="00C90E99">
        <w:rPr>
          <w:rFonts w:ascii="Courier New" w:hAnsi="Courier New" w:cs="Courier New"/>
          <w:color w:val="8000FF"/>
          <w:sz w:val="20"/>
          <w:szCs w:val="20"/>
          <w:highlight w:val="white"/>
        </w:rPr>
        <w:t>integer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:=</w:t>
      </w:r>
      <w:proofErr w:type="gramEnd"/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A8C10E3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3A707D60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enable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0886AC76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C90E99">
        <w:rPr>
          <w:rFonts w:ascii="Courier New" w:hAnsi="Courier New" w:cs="Courier New"/>
          <w:b/>
          <w:bCs/>
          <w:color w:val="0080FF"/>
          <w:sz w:val="20"/>
          <w:szCs w:val="20"/>
          <w:highlight w:val="white"/>
        </w:rPr>
        <w:t>rising_edge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cclk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3192E384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6B2EFEB7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anod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C90E99">
        <w:rPr>
          <w:rFonts w:ascii="Courier New" w:hAnsi="Courier New" w:cs="Courier New"/>
          <w:color w:val="808080"/>
          <w:sz w:val="20"/>
          <w:szCs w:val="20"/>
          <w:highlight w:val="white"/>
        </w:rPr>
        <w:t>"0111"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4EEA26D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catod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C90E99">
        <w:rPr>
          <w:rFonts w:ascii="Courier New" w:hAnsi="Courier New" w:cs="Courier New"/>
          <w:color w:val="808080"/>
          <w:sz w:val="20"/>
          <w:szCs w:val="20"/>
          <w:highlight w:val="white"/>
        </w:rPr>
        <w:t>"0110000"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1D9F175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:=</w:t>
      </w:r>
      <w:proofErr w:type="gramEnd"/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11108BF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elsif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758948CC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anod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C90E99">
        <w:rPr>
          <w:rFonts w:ascii="Courier New" w:hAnsi="Courier New" w:cs="Courier New"/>
          <w:color w:val="808080"/>
          <w:sz w:val="20"/>
          <w:szCs w:val="20"/>
          <w:highlight w:val="white"/>
        </w:rPr>
        <w:t>"1011"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EBAA9E7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catod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C90E99">
        <w:rPr>
          <w:rFonts w:ascii="Courier New" w:hAnsi="Courier New" w:cs="Courier New"/>
          <w:color w:val="808080"/>
          <w:sz w:val="20"/>
          <w:szCs w:val="20"/>
          <w:highlight w:val="white"/>
        </w:rPr>
        <w:t>"1111010"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A14DD0E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:=</w:t>
      </w:r>
      <w:proofErr w:type="gramEnd"/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D714FA2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elsif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1F08C2C2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anod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C90E99">
        <w:rPr>
          <w:rFonts w:ascii="Courier New" w:hAnsi="Courier New" w:cs="Courier New"/>
          <w:color w:val="808080"/>
          <w:sz w:val="20"/>
          <w:szCs w:val="20"/>
          <w:highlight w:val="white"/>
        </w:rPr>
        <w:t>"1101"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E245C34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catod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C90E99">
        <w:rPr>
          <w:rFonts w:ascii="Courier New" w:hAnsi="Courier New" w:cs="Courier New"/>
          <w:color w:val="808080"/>
          <w:sz w:val="20"/>
          <w:szCs w:val="20"/>
          <w:highlight w:val="white"/>
        </w:rPr>
        <w:t>"1111010"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3F1F48F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:=</w:t>
      </w:r>
      <w:proofErr w:type="gramEnd"/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43FD83C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</w:p>
    <w:p w14:paraId="105737D0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anod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C90E99">
        <w:rPr>
          <w:rFonts w:ascii="Courier New" w:hAnsi="Courier New" w:cs="Courier New"/>
          <w:color w:val="808080"/>
          <w:sz w:val="20"/>
          <w:szCs w:val="20"/>
          <w:highlight w:val="white"/>
        </w:rPr>
        <w:t>"1110"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D04DB02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catod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C90E99">
        <w:rPr>
          <w:rFonts w:ascii="Courier New" w:hAnsi="Courier New" w:cs="Courier New"/>
          <w:color w:val="808080"/>
          <w:sz w:val="20"/>
          <w:szCs w:val="20"/>
          <w:highlight w:val="white"/>
        </w:rPr>
        <w:t>"0011000"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E52E1A0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:=</w:t>
      </w:r>
      <w:proofErr w:type="gramEnd"/>
      <w:r w:rsidRPr="00C90E99"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CA68162" w14:textId="5D8320D1" w:rsidR="00A703F2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A8EDBE1" w14:textId="04C12C43" w:rsidR="00381875" w:rsidRPr="004C2495" w:rsidRDefault="00381875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ro-RO"/>
        </w:rPr>
      </w:pPr>
      <w:r w:rsidRPr="00381875">
        <w:rPr>
          <w:rFonts w:ascii="Courier New" w:hAnsi="Courier New" w:cs="Courier New"/>
          <w:color w:val="000000"/>
          <w:sz w:val="20"/>
          <w:szCs w:val="20"/>
        </w:rPr>
        <w:tab/>
      </w:r>
      <w:r w:rsidRPr="00381875">
        <w:rPr>
          <w:rFonts w:ascii="Courier New" w:hAnsi="Courier New" w:cs="Courier New"/>
          <w:color w:val="000000"/>
          <w:sz w:val="20"/>
          <w:szCs w:val="20"/>
        </w:rPr>
        <w:tab/>
      </w:r>
      <w:r w:rsidRPr="00381875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381875">
        <w:rPr>
          <w:rFonts w:ascii="Courier New" w:hAnsi="Courier New" w:cs="Courier New"/>
          <w:color w:val="000000"/>
          <w:sz w:val="20"/>
          <w:szCs w:val="20"/>
        </w:rPr>
        <w:t>eliberare_chitanta</w:t>
      </w:r>
      <w:proofErr w:type="spellEnd"/>
      <w:r w:rsidRPr="00381875">
        <w:rPr>
          <w:rFonts w:ascii="Courier New" w:hAnsi="Courier New" w:cs="Courier New"/>
          <w:color w:val="000000"/>
          <w:sz w:val="20"/>
          <w:szCs w:val="20"/>
        </w:rPr>
        <w:t>&lt;='1';</w:t>
      </w:r>
    </w:p>
    <w:p w14:paraId="6ABE404D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FB5B08D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</w:p>
    <w:p w14:paraId="1842DE40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anod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C90E99">
        <w:rPr>
          <w:rFonts w:ascii="Courier New" w:hAnsi="Courier New" w:cs="Courier New"/>
          <w:color w:val="808080"/>
          <w:sz w:val="20"/>
          <w:szCs w:val="20"/>
          <w:highlight w:val="white"/>
        </w:rPr>
        <w:t>"ZZZZ"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8550C99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>catod</w:t>
      </w:r>
      <w:proofErr w:type="spellEnd"/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C90E99">
        <w:rPr>
          <w:rFonts w:ascii="Courier New" w:hAnsi="Courier New" w:cs="Courier New"/>
          <w:color w:val="808080"/>
          <w:sz w:val="20"/>
          <w:szCs w:val="20"/>
          <w:highlight w:val="white"/>
        </w:rPr>
        <w:t>"ZZZZZZZ"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1D13122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156C03D" w14:textId="77777777" w:rsidR="00A703F2" w:rsidRPr="00C90E9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C90E99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C90E9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C90E9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9B7A77B" w14:textId="2E07D07F" w:rsidR="00DC2735" w:rsidRDefault="00A703F2" w:rsidP="00A703F2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  <w:r w:rsidRPr="00A703F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A703F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A703F2">
        <w:rPr>
          <w:rFonts w:ascii="Courier New" w:hAnsi="Courier New" w:cs="Courier New"/>
          <w:color w:val="000000"/>
          <w:sz w:val="20"/>
          <w:szCs w:val="20"/>
          <w:highlight w:val="white"/>
        </w:rPr>
        <w:t>arh</w:t>
      </w:r>
      <w:proofErr w:type="spellEnd"/>
      <w:r w:rsidRPr="00A703F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CD66DED" w14:textId="49441C7A" w:rsidR="00A703F2" w:rsidRDefault="00A703F2" w:rsidP="00A703F2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14:paraId="144C6550" w14:textId="1B6FE0B4" w:rsidR="00A703F2" w:rsidRPr="00A703F2" w:rsidRDefault="00A703F2" w:rsidP="00A703F2">
      <w:pPr>
        <w:pStyle w:val="Listparagraf"/>
        <w:numPr>
          <w:ilvl w:val="0"/>
          <w:numId w:val="5"/>
        </w:numPr>
        <w:rPr>
          <w:rFonts w:cstheme="majorHAnsi"/>
          <w:sz w:val="32"/>
          <w:szCs w:val="32"/>
        </w:rPr>
      </w:pPr>
      <w:proofErr w:type="spellStart"/>
      <w:r w:rsidRPr="00A703F2">
        <w:rPr>
          <w:rFonts w:cstheme="majorHAnsi"/>
          <w:sz w:val="32"/>
          <w:szCs w:val="32"/>
        </w:rPr>
        <w:t>Afisare</w:t>
      </w:r>
      <w:proofErr w:type="spellEnd"/>
      <w:r w:rsidRPr="00A703F2">
        <w:rPr>
          <w:rFonts w:cstheme="majorHAnsi"/>
          <w:sz w:val="32"/>
          <w:szCs w:val="32"/>
        </w:rPr>
        <w:t xml:space="preserve"> SOLD (</w:t>
      </w:r>
      <w:proofErr w:type="spellStart"/>
      <w:r w:rsidRPr="00A703F2">
        <w:rPr>
          <w:rFonts w:cstheme="majorHAnsi"/>
          <w:sz w:val="32"/>
          <w:szCs w:val="32"/>
        </w:rPr>
        <w:t>realizat</w:t>
      </w:r>
      <w:proofErr w:type="spellEnd"/>
      <w:r w:rsidRPr="00A703F2">
        <w:rPr>
          <w:rFonts w:cstheme="majorHAnsi"/>
          <w:sz w:val="32"/>
          <w:szCs w:val="32"/>
        </w:rPr>
        <w:t xml:space="preserve"> de Coblisan George)</w:t>
      </w:r>
    </w:p>
    <w:p w14:paraId="293376BC" w14:textId="77777777" w:rsidR="008B4F59" w:rsidRDefault="008B4F59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F6C328B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4DBEFB7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48804A4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STD_LOGIC_ARITH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126D428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STD_LOGIC_UNSIGNED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9A5CE70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8ED523E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afisare_sold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1378C6CE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anod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B6F7BBE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catod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EEAF6A0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dec_zeci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704205B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dec_sute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45A20CC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dec_mii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0A8EE81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BD28DC6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enable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795C6A4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7F23B33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2D5E127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arh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afisare_sold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222B75E7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856E57F" w14:textId="7FBA1AF9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clkdiv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="0017773F" w:rsidRPr="0017773F">
        <w:t xml:space="preserve"> </w:t>
      </w:r>
      <w:r w:rsidR="0017773F" w:rsidRPr="0017773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:="00000000000";</w:t>
      </w:r>
    </w:p>
    <w:p w14:paraId="38AF3D63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        </w:t>
      </w:r>
    </w:p>
    <w:p w14:paraId="35D2C95F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</w:p>
    <w:p w14:paraId="72840325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D79A724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F0DDDEE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and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clk'</w:t>
      </w:r>
      <w:r w:rsidRPr="008B4F59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event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6207C2BC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clkdiv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clkdiv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EC686E1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13144C0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A273983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clkdiv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DD64689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105CC2F3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1AF9B33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variable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8E1D2D6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A623761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enable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54F363B2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80FF"/>
          <w:sz w:val="20"/>
          <w:szCs w:val="20"/>
        </w:rPr>
        <w:t>rising_edge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8448D3E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8EB3461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anod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"0111"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2453134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catod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"1001000"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37D41B4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74E5780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37FC3C9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anod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"1011"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786BA48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catod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dec_mii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6A521D6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8100C19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5AACF093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anod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"1101"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7961AE8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catod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dec_sute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4931884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A203872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71226BF7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anod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"1110"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094DAEA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catod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dec_zeci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99F2A55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A27EB39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877DCBA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95B7814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14:paraId="551A6D0F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anod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"ZZZZ"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1D6B176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catod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"ZZZZZZZ"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462F3FA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3369E40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161F4B0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arh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B66FF9A" w14:textId="73F21599" w:rsidR="00A703F2" w:rsidRPr="00195DC9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95DC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95DC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95DC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95DC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95DC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95DC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95DC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95DC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195DC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</w:p>
    <w:p w14:paraId="6278D496" w14:textId="75F4CC17" w:rsidR="00A703F2" w:rsidRPr="008B4F59" w:rsidRDefault="00A703F2" w:rsidP="008B4F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95DC9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3BA23891" w14:textId="63BACCE6" w:rsidR="00A703F2" w:rsidRPr="00A703F2" w:rsidRDefault="00A703F2" w:rsidP="00A703F2">
      <w:pPr>
        <w:pStyle w:val="Listparagraf"/>
        <w:numPr>
          <w:ilvl w:val="0"/>
          <w:numId w:val="5"/>
        </w:numPr>
        <w:rPr>
          <w:rFonts w:cstheme="majorHAnsi"/>
          <w:sz w:val="32"/>
          <w:szCs w:val="32"/>
        </w:rPr>
      </w:pPr>
      <w:r w:rsidRPr="00A703F2">
        <w:rPr>
          <w:rFonts w:cstheme="majorHAnsi"/>
          <w:sz w:val="32"/>
          <w:szCs w:val="32"/>
        </w:rPr>
        <w:t>Comparator 1000 EURO (</w:t>
      </w:r>
      <w:proofErr w:type="spellStart"/>
      <w:r w:rsidRPr="00A703F2">
        <w:rPr>
          <w:rFonts w:cstheme="majorHAnsi"/>
          <w:sz w:val="32"/>
          <w:szCs w:val="32"/>
        </w:rPr>
        <w:t>realizat</w:t>
      </w:r>
      <w:proofErr w:type="spellEnd"/>
      <w:r w:rsidRPr="00A703F2">
        <w:rPr>
          <w:rFonts w:cstheme="majorHAnsi"/>
          <w:sz w:val="32"/>
          <w:szCs w:val="32"/>
        </w:rPr>
        <w:t xml:space="preserve"> de Coblisan George)</w:t>
      </w:r>
    </w:p>
    <w:p w14:paraId="48828434" w14:textId="77777777" w:rsidR="00A703F2" w:rsidRDefault="00A703F2" w:rsidP="00A70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</w:p>
    <w:p w14:paraId="6FA44532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BFF7080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18B902D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COMP_1000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4226F899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suma_ceruta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C1BCEC9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o3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1D8E09F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suma_ok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82DE0F1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31B6BB3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DFF7D08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COMP_1000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6D6C6EED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73E85DD3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o3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suma_ceruta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34645EDD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09981DD4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o3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2BBD03D1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suma_ceruta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"001111101000"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suma_ok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D482C71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suma_ok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4DD916B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3206958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D764D00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E74F8C0" w14:textId="1877D26B" w:rsid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</w:t>
      </w:r>
    </w:p>
    <w:p w14:paraId="47CFFF4E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198066" w14:textId="05C12431" w:rsidR="00A703F2" w:rsidRDefault="00A703F2" w:rsidP="00A703F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highlight w:val="white"/>
        </w:rPr>
        <w:t xml:space="preserve"> 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Comparatorul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cu 1000 de EURO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verifica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daca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suma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dorita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pentru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extragere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este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mai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mica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decat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suma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maxima de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extragere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</w:t>
      </w:r>
      <w:proofErr w:type="gramStart"/>
      <w:r w:rsidRPr="00A703F2">
        <w:rPr>
          <w:rFonts w:cstheme="minorHAnsi"/>
          <w:sz w:val="24"/>
          <w:szCs w:val="24"/>
          <w:highlight w:val="white"/>
        </w:rPr>
        <w:t>1000  de</w:t>
      </w:r>
      <w:proofErr w:type="gramEnd"/>
      <w:r w:rsidRPr="00A703F2">
        <w:rPr>
          <w:rFonts w:cstheme="minorHAnsi"/>
          <w:sz w:val="24"/>
          <w:szCs w:val="24"/>
          <w:highlight w:val="white"/>
        </w:rPr>
        <w:t xml:space="preserve"> EURO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si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daca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este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se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va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activa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componenta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urmatoare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care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va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lucr</w:t>
      </w:r>
      <w:r w:rsidR="007215CF">
        <w:rPr>
          <w:rFonts w:cstheme="minorHAnsi"/>
          <w:sz w:val="24"/>
          <w:szCs w:val="24"/>
          <w:highlight w:val="white"/>
        </w:rPr>
        <w:t>a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cu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urmatorii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pasi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necesari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A703F2">
        <w:rPr>
          <w:rFonts w:cstheme="minorHAnsi"/>
          <w:sz w:val="24"/>
          <w:szCs w:val="24"/>
          <w:highlight w:val="white"/>
        </w:rPr>
        <w:t>extragerii</w:t>
      </w:r>
      <w:proofErr w:type="spellEnd"/>
      <w:r w:rsidRPr="00A703F2">
        <w:rPr>
          <w:rFonts w:cstheme="minorHAnsi"/>
          <w:sz w:val="24"/>
          <w:szCs w:val="24"/>
          <w:highlight w:val="white"/>
        </w:rPr>
        <w:t>.</w:t>
      </w:r>
    </w:p>
    <w:p w14:paraId="208CBF56" w14:textId="529510DF" w:rsidR="00A703F2" w:rsidRDefault="00A703F2" w:rsidP="00A703F2">
      <w:pPr>
        <w:rPr>
          <w:rFonts w:cstheme="minorHAnsi"/>
          <w:sz w:val="24"/>
          <w:szCs w:val="24"/>
        </w:rPr>
      </w:pPr>
    </w:p>
    <w:p w14:paraId="72BBCC56" w14:textId="24D126A6" w:rsidR="008B4F59" w:rsidRPr="008B4F59" w:rsidRDefault="00013F19" w:rsidP="00013F19">
      <w:pPr>
        <w:pStyle w:val="Listparagraf"/>
        <w:numPr>
          <w:ilvl w:val="0"/>
          <w:numId w:val="5"/>
        </w:numPr>
        <w:rPr>
          <w:rFonts w:cstheme="majorHAnsi"/>
          <w:sz w:val="32"/>
          <w:szCs w:val="32"/>
        </w:rPr>
      </w:pPr>
      <w:r w:rsidRPr="00013F19">
        <w:rPr>
          <w:rFonts w:cstheme="majorHAnsi"/>
          <w:sz w:val="32"/>
          <w:szCs w:val="32"/>
        </w:rPr>
        <w:t>Comparator cu SUME (</w:t>
      </w:r>
      <w:proofErr w:type="spellStart"/>
      <w:r w:rsidRPr="00013F19">
        <w:rPr>
          <w:rFonts w:cstheme="majorHAnsi"/>
          <w:sz w:val="32"/>
          <w:szCs w:val="32"/>
        </w:rPr>
        <w:t>realizat</w:t>
      </w:r>
      <w:proofErr w:type="spellEnd"/>
      <w:r w:rsidRPr="00013F19">
        <w:rPr>
          <w:rFonts w:cstheme="majorHAnsi"/>
          <w:sz w:val="32"/>
          <w:szCs w:val="32"/>
        </w:rPr>
        <w:t xml:space="preserve"> de Coblisan George) </w:t>
      </w:r>
    </w:p>
    <w:p w14:paraId="4565BD9D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B280BBF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A5784CF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COMP_SUMA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0A8F0518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suma_exist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suma_ceruta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BC321FE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suma_ok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7FBD08E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127CDC23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B15EAA1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COMP_SUMA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72D6FA00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3C41D832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suma_exist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suma_ceruta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50FDC4B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C82F2D4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suma_ceruta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suma_exist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suma_ok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6AA70BB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suma_ok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3B374E0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6977F08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CF11E96" w14:textId="792F41AC" w:rsid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4F753F4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B21F13" w14:textId="062C761C" w:rsidR="00013F19" w:rsidRPr="00176A94" w:rsidRDefault="00013F19" w:rsidP="00013F1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proofErr w:type="spellStart"/>
      <w:r>
        <w:rPr>
          <w:rFonts w:cstheme="minorHAnsi"/>
          <w:sz w:val="24"/>
          <w:szCs w:val="24"/>
        </w:rPr>
        <w:t>Comparatorul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sume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verifica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daca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suma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ceruta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extragere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exista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contul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aferent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cardului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daca</w:t>
      </w:r>
      <w:proofErr w:type="spellEnd"/>
      <w:r>
        <w:rPr>
          <w:rFonts w:cstheme="minorHAnsi"/>
          <w:sz w:val="24"/>
          <w:szCs w:val="24"/>
        </w:rPr>
        <w:t xml:space="preserve"> da se </w:t>
      </w:r>
      <w:proofErr w:type="spellStart"/>
      <w:r>
        <w:rPr>
          <w:rFonts w:cstheme="minorHAnsi"/>
          <w:sz w:val="24"/>
          <w:szCs w:val="24"/>
        </w:rPr>
        <w:t>va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verifica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continuare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daca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exista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bani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aparat</w:t>
      </w:r>
      <w:proofErr w:type="spellEnd"/>
      <w:r>
        <w:rPr>
          <w:rFonts w:cstheme="minorHAnsi"/>
          <w:sz w:val="24"/>
          <w:szCs w:val="24"/>
        </w:rPr>
        <w:t>.</w:t>
      </w:r>
    </w:p>
    <w:p w14:paraId="3BB5118E" w14:textId="4ED629D8" w:rsidR="00A703F2" w:rsidRDefault="00A703F2" w:rsidP="00013F19">
      <w:pPr>
        <w:pStyle w:val="Listparagraf"/>
        <w:rPr>
          <w:sz w:val="32"/>
          <w:szCs w:val="32"/>
          <w:lang w:val="ro-RO"/>
        </w:rPr>
      </w:pPr>
    </w:p>
    <w:p w14:paraId="7F70A1C2" w14:textId="172ED701" w:rsidR="00013F19" w:rsidRPr="008B4F59" w:rsidRDefault="00013F19" w:rsidP="008B4F59">
      <w:pPr>
        <w:pStyle w:val="Listparagraf"/>
        <w:numPr>
          <w:ilvl w:val="0"/>
          <w:numId w:val="5"/>
        </w:numPr>
        <w:rPr>
          <w:rFonts w:cstheme="majorHAnsi"/>
          <w:sz w:val="32"/>
          <w:szCs w:val="32"/>
        </w:rPr>
      </w:pPr>
      <w:r w:rsidRPr="00013F19">
        <w:rPr>
          <w:rFonts w:cstheme="majorHAnsi"/>
          <w:sz w:val="32"/>
          <w:szCs w:val="32"/>
        </w:rPr>
        <w:t xml:space="preserve">Comparator </w:t>
      </w:r>
      <w:proofErr w:type="spellStart"/>
      <w:r w:rsidRPr="00013F19">
        <w:rPr>
          <w:rFonts w:cstheme="majorHAnsi"/>
          <w:sz w:val="32"/>
          <w:szCs w:val="32"/>
        </w:rPr>
        <w:t>existenta</w:t>
      </w:r>
      <w:proofErr w:type="spellEnd"/>
      <w:r w:rsidRPr="00013F19">
        <w:rPr>
          <w:rFonts w:cstheme="majorHAnsi"/>
          <w:sz w:val="32"/>
          <w:szCs w:val="32"/>
        </w:rPr>
        <w:t xml:space="preserve"> </w:t>
      </w:r>
      <w:proofErr w:type="spellStart"/>
      <w:r w:rsidRPr="00013F19">
        <w:rPr>
          <w:rFonts w:cstheme="majorHAnsi"/>
          <w:sz w:val="32"/>
          <w:szCs w:val="32"/>
        </w:rPr>
        <w:t>bancnote</w:t>
      </w:r>
      <w:proofErr w:type="spellEnd"/>
      <w:r w:rsidRPr="00013F19">
        <w:rPr>
          <w:rFonts w:cs="Courier New"/>
          <w:sz w:val="32"/>
          <w:szCs w:val="32"/>
        </w:rPr>
        <w:t xml:space="preserve"> </w:t>
      </w:r>
      <w:r w:rsidRPr="00013F19">
        <w:rPr>
          <w:rFonts w:cstheme="majorHAnsi"/>
          <w:sz w:val="32"/>
          <w:szCs w:val="32"/>
        </w:rPr>
        <w:t>(</w:t>
      </w:r>
      <w:proofErr w:type="spellStart"/>
      <w:r w:rsidRPr="00013F19">
        <w:rPr>
          <w:rFonts w:cstheme="majorHAnsi"/>
          <w:sz w:val="32"/>
          <w:szCs w:val="32"/>
        </w:rPr>
        <w:t>realizat</w:t>
      </w:r>
      <w:proofErr w:type="spellEnd"/>
      <w:r w:rsidRPr="00013F19">
        <w:rPr>
          <w:rFonts w:cstheme="majorHAnsi"/>
          <w:sz w:val="32"/>
          <w:szCs w:val="32"/>
        </w:rPr>
        <w:t xml:space="preserve"> de </w:t>
      </w:r>
      <w:proofErr w:type="spellStart"/>
      <w:r w:rsidRPr="00013F19">
        <w:rPr>
          <w:rFonts w:cstheme="majorHAnsi"/>
          <w:sz w:val="32"/>
          <w:szCs w:val="32"/>
        </w:rPr>
        <w:t>Corpodean</w:t>
      </w:r>
      <w:proofErr w:type="spellEnd"/>
      <w:r w:rsidRPr="00013F19">
        <w:rPr>
          <w:rFonts w:cstheme="majorHAnsi"/>
          <w:sz w:val="32"/>
          <w:szCs w:val="32"/>
        </w:rPr>
        <w:t xml:space="preserve"> Darius)</w:t>
      </w:r>
    </w:p>
    <w:p w14:paraId="5FFD034F" w14:textId="77777777" w:rsid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401337A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D20942E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E2193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55E17FC7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E2193">
        <w:rPr>
          <w:rFonts w:ascii="Courier New" w:eastAsia="Times New Roman" w:hAnsi="Courier New" w:cs="Courier New"/>
          <w:color w:val="800000"/>
          <w:sz w:val="20"/>
          <w:szCs w:val="20"/>
        </w:rPr>
        <w:t>numeric_std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46EFD1AE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Comp_BANC</w:t>
      </w:r>
      <w:proofErr w:type="spell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794BD8A0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proofErr w:type="spell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DC258D9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proofErr w:type="spell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3D77E3B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n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5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proofErr w:type="gram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10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n20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n50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n100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n500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D1291F3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5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d</w:t>
      </w:r>
      <w:proofErr w:type="gram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10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d20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d50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d100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d500 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C75DC10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banc_ok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proofErr w:type="spell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</w:p>
    <w:p w14:paraId="708821E9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189C827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DD05836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CD4D381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architecture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Comp_BANC</w:t>
      </w:r>
      <w:proofErr w:type="spell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5BC2C511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type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val_banc</w:t>
      </w:r>
      <w:proofErr w:type="spell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array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to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A0F08C6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banc_plus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val_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banc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8080"/>
          <w:sz w:val="20"/>
          <w:szCs w:val="20"/>
        </w:rPr>
        <w:t>"0000000000000101"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color w:val="808080"/>
          <w:sz w:val="20"/>
          <w:szCs w:val="20"/>
        </w:rPr>
        <w:t>"0000000000001010"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color w:val="808080"/>
          <w:sz w:val="20"/>
          <w:szCs w:val="20"/>
        </w:rPr>
        <w:t>"0000000000010100"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color w:val="808080"/>
          <w:sz w:val="20"/>
          <w:szCs w:val="20"/>
        </w:rPr>
        <w:t>"0000000000110010"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color w:val="808080"/>
          <w:sz w:val="20"/>
          <w:szCs w:val="20"/>
        </w:rPr>
        <w:t>"0000000001100100"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color w:val="808080"/>
          <w:sz w:val="20"/>
          <w:szCs w:val="20"/>
        </w:rPr>
        <w:t>"0000000111110100"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DD0677A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F1E7B1B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suma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n5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n10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n20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n50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n100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n500 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F656EBC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variable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</w:t>
      </w:r>
      <w:proofErr w:type="gramEnd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_logic_vector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):=</w:t>
      </w:r>
      <w:r w:rsidRPr="000E2193">
        <w:rPr>
          <w:rFonts w:ascii="Courier New" w:eastAsia="Times New Roman" w:hAnsi="Courier New" w:cs="Courier New"/>
          <w:color w:val="808080"/>
          <w:sz w:val="20"/>
          <w:szCs w:val="20"/>
        </w:rPr>
        <w:t>"0000000000000000"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155F76B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variable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ok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</w:t>
      </w:r>
      <w:proofErr w:type="gramEnd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_logic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A018489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variable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</w:t>
      </w:r>
      <w:proofErr w:type="gram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2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b3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b4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b5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b6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7464C3F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variable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</w:t>
      </w:r>
      <w:proofErr w:type="gramEnd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_logic_vector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):=</w:t>
      </w:r>
      <w:r w:rsidRPr="000E2193">
        <w:rPr>
          <w:rFonts w:ascii="Courier New" w:eastAsia="Times New Roman" w:hAnsi="Courier New" w:cs="Courier New"/>
          <w:color w:val="808080"/>
          <w:sz w:val="20"/>
          <w:szCs w:val="20"/>
        </w:rPr>
        <w:t>"00000001"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EE7C382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constant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max_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iterations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natural</w:t>
      </w:r>
      <w:proofErr w:type="spellEnd"/>
      <w:proofErr w:type="gram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100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C443C07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0BF9E4E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ok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0E2193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228CDEF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b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n5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2711B20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b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2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n10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82A5CA3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b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3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n20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C30B408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b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4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n50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3776715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b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5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n100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6BA51BD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b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6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n500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4DEB9F2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14:paraId="3F903D2D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E2193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B87AD09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L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proofErr w:type="gram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to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max_iterations</w:t>
      </w:r>
      <w:proofErr w:type="spellEnd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</w:p>
    <w:p w14:paraId="3F05E2E6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/=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5FDE66F9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exit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L1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ok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E2193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2213AFE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b6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/=</w:t>
      </w:r>
      <w:r w:rsidRPr="000E2193">
        <w:rPr>
          <w:rFonts w:ascii="Courier New" w:eastAsia="Times New Roman" w:hAnsi="Courier New" w:cs="Courier New"/>
          <w:color w:val="808080"/>
          <w:sz w:val="20"/>
          <w:szCs w:val="20"/>
        </w:rPr>
        <w:t>"00000000"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and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banc_plus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proofErr w:type="gramStart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))&lt;</w:t>
      </w:r>
      <w:proofErr w:type="gram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)))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7FE1089F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banc_plus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)));</w:t>
      </w:r>
    </w:p>
    <w:p w14:paraId="7714C0C2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b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6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spellStart"/>
      <w:proofErr w:type="gramEnd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b6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)-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7233BC33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</w:p>
    <w:p w14:paraId="45C7D5C1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b5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/=</w:t>
      </w:r>
      <w:r w:rsidRPr="000E2193">
        <w:rPr>
          <w:rFonts w:ascii="Courier New" w:eastAsia="Times New Roman" w:hAnsi="Courier New" w:cs="Courier New"/>
          <w:color w:val="808080"/>
          <w:sz w:val="20"/>
          <w:szCs w:val="20"/>
        </w:rPr>
        <w:t>"00000000"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and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banc_plus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proofErr w:type="gramStart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))&lt;</w:t>
      </w:r>
      <w:proofErr w:type="gram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)))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E60363D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banc_plus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)));</w:t>
      </w:r>
    </w:p>
    <w:p w14:paraId="6C0D95ED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b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5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spellStart"/>
      <w:proofErr w:type="gramEnd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b5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)-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03DA825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</w:p>
    <w:p w14:paraId="386887CE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b4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/=</w:t>
      </w:r>
      <w:r w:rsidRPr="000E2193">
        <w:rPr>
          <w:rFonts w:ascii="Courier New" w:eastAsia="Times New Roman" w:hAnsi="Courier New" w:cs="Courier New"/>
          <w:color w:val="808080"/>
          <w:sz w:val="20"/>
          <w:szCs w:val="20"/>
        </w:rPr>
        <w:t>"00000000"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and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banc_plus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proofErr w:type="gramStart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))&lt;</w:t>
      </w:r>
      <w:proofErr w:type="gram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)))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D2EC70D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banc_plus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)));</w:t>
      </w:r>
    </w:p>
    <w:p w14:paraId="2696EFB4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b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4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spellStart"/>
      <w:proofErr w:type="gramEnd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b4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)-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077685CA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</w:p>
    <w:p w14:paraId="68F74F1A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b3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/=</w:t>
      </w:r>
      <w:r w:rsidRPr="000E2193">
        <w:rPr>
          <w:rFonts w:ascii="Courier New" w:eastAsia="Times New Roman" w:hAnsi="Courier New" w:cs="Courier New"/>
          <w:color w:val="808080"/>
          <w:sz w:val="20"/>
          <w:szCs w:val="20"/>
        </w:rPr>
        <w:t>"00000000"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and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banc_plus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proofErr w:type="gramStart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))&lt;</w:t>
      </w:r>
      <w:proofErr w:type="gram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)))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72A2858A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banc_plus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)));</w:t>
      </w:r>
    </w:p>
    <w:p w14:paraId="5FE9EAF4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b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3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spellStart"/>
      <w:proofErr w:type="gramEnd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b3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)-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BE77B2B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</w:p>
    <w:p w14:paraId="6A6CE301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b2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/=</w:t>
      </w:r>
      <w:r w:rsidRPr="000E2193">
        <w:rPr>
          <w:rFonts w:ascii="Courier New" w:eastAsia="Times New Roman" w:hAnsi="Courier New" w:cs="Courier New"/>
          <w:color w:val="808080"/>
          <w:sz w:val="20"/>
          <w:szCs w:val="20"/>
        </w:rPr>
        <w:t>"00000000"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and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banc_plus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proofErr w:type="gramStart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))&lt;</w:t>
      </w:r>
      <w:proofErr w:type="gram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)))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6E4D9B04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banc_plus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)));</w:t>
      </w:r>
    </w:p>
    <w:p w14:paraId="3240D9BF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b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2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spellStart"/>
      <w:proofErr w:type="gramEnd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b2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)-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7CEE406F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</w:p>
    <w:p w14:paraId="5B2AF089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  </w:t>
      </w:r>
      <w:proofErr w:type="spellStart"/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elsif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b1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/=</w:t>
      </w:r>
      <w:r w:rsidRPr="000E2193">
        <w:rPr>
          <w:rFonts w:ascii="Courier New" w:eastAsia="Times New Roman" w:hAnsi="Courier New" w:cs="Courier New"/>
          <w:color w:val="808080"/>
          <w:sz w:val="20"/>
          <w:szCs w:val="20"/>
        </w:rPr>
        <w:t>"00000000"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and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banc_plus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proofErr w:type="gramStart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))&lt;</w:t>
      </w:r>
      <w:proofErr w:type="gram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)))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195AAEAF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banc_plus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)));</w:t>
      </w:r>
    </w:p>
    <w:p w14:paraId="46EC2D2A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b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spellStart"/>
      <w:proofErr w:type="gramEnd"/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b1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)-</w:t>
      </w:r>
      <w:r w:rsidRPr="000E2193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D8D89EF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ok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0E2193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9F18251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71215E3A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828BA21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</w:p>
    <w:p w14:paraId="3D793C8F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F15191B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loop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177114E0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ok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0E2193">
        <w:rPr>
          <w:rFonts w:ascii="Courier New" w:eastAsia="Times New Roman" w:hAnsi="Courier New" w:cs="Courier New"/>
          <w:color w:val="808080"/>
          <w:sz w:val="20"/>
          <w:szCs w:val="20"/>
        </w:rPr>
        <w:t>'U'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83A96C9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AB78CD0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banc_ok</w:t>
      </w:r>
      <w:proofErr w:type="spellEnd"/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ok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EA1E1B3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d5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b1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35C7D94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d10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b2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E4A3950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d20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b3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0855B6C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d50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b4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7112244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d100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b5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75C50FC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d500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>b6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B9BBBED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14:paraId="7085278B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14:paraId="3F4B0565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C1ABDF2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E219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0E219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8F5C6FA" w14:textId="77777777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AFD7DCD" w14:textId="1297AE0E" w:rsidR="000E2193" w:rsidRPr="000E2193" w:rsidRDefault="000E2193" w:rsidP="000E21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E219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</w:p>
    <w:p w14:paraId="1C82D39B" w14:textId="77777777" w:rsidR="000E2193" w:rsidRPr="000E2193" w:rsidRDefault="000E2193" w:rsidP="000E2193">
      <w:pPr>
        <w:pStyle w:val="Listparagraf"/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89B2D44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103357" w14:textId="65C73B1B" w:rsidR="00013F19" w:rsidRDefault="00013F19" w:rsidP="00013F1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highlight w:val="white"/>
        </w:rPr>
        <w:t xml:space="preserve"> 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Comparatorul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de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bancnote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primeste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intreg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numarul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de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ban</w:t>
      </w:r>
      <w:r w:rsidR="007215CF">
        <w:rPr>
          <w:rFonts w:cstheme="minorHAnsi"/>
          <w:sz w:val="24"/>
          <w:szCs w:val="24"/>
          <w:highlight w:val="white"/>
        </w:rPr>
        <w:t>c</w:t>
      </w:r>
      <w:r w:rsidRPr="00013F19">
        <w:rPr>
          <w:rFonts w:cstheme="minorHAnsi"/>
          <w:sz w:val="24"/>
          <w:szCs w:val="24"/>
          <w:highlight w:val="white"/>
        </w:rPr>
        <w:t>note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de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fiecare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valoare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si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verifica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daca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se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poate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obtine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suma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ceruta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cu nr. de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bancnote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din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aparat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. Se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verifica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intr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-un loop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fiecare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nr de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bancnote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daca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se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poate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aduna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astfel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incat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sa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se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poata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extrage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suma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. In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caz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afirmativ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, se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vor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scadea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nr de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bancote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,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si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se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va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active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iesirea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banc_ok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,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urmand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ca in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numaratoare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nr de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bancnote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noi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sa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fie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introdus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in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numaratoare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,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si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SOLD-UL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sa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fie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scazut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>.</w:t>
      </w:r>
    </w:p>
    <w:p w14:paraId="6921EF1E" w14:textId="55DF2DFC" w:rsidR="00013F19" w:rsidRDefault="00013F19" w:rsidP="00013F19">
      <w:pPr>
        <w:rPr>
          <w:rFonts w:cstheme="minorHAnsi"/>
          <w:sz w:val="24"/>
          <w:szCs w:val="24"/>
        </w:rPr>
      </w:pPr>
    </w:p>
    <w:p w14:paraId="53D0B1E3" w14:textId="45A32D1E" w:rsidR="008B4F59" w:rsidRPr="008B4F59" w:rsidRDefault="00013F19" w:rsidP="008B4F59">
      <w:pPr>
        <w:pStyle w:val="Listparagraf"/>
        <w:numPr>
          <w:ilvl w:val="0"/>
          <w:numId w:val="5"/>
        </w:numPr>
        <w:rPr>
          <w:rFonts w:cstheme="majorHAnsi"/>
          <w:sz w:val="32"/>
          <w:szCs w:val="32"/>
        </w:rPr>
      </w:pPr>
      <w:proofErr w:type="spellStart"/>
      <w:r>
        <w:rPr>
          <w:rFonts w:cstheme="majorHAnsi"/>
          <w:sz w:val="32"/>
          <w:szCs w:val="32"/>
        </w:rPr>
        <w:t>Scazator</w:t>
      </w:r>
      <w:proofErr w:type="spellEnd"/>
      <w:r>
        <w:rPr>
          <w:rFonts w:cstheme="majorHAnsi"/>
          <w:sz w:val="32"/>
          <w:szCs w:val="32"/>
        </w:rPr>
        <w:t xml:space="preserve"> </w:t>
      </w:r>
      <w:proofErr w:type="spellStart"/>
      <w:r>
        <w:rPr>
          <w:rFonts w:cstheme="majorHAnsi"/>
          <w:sz w:val="32"/>
          <w:szCs w:val="32"/>
        </w:rPr>
        <w:t>Memorie</w:t>
      </w:r>
      <w:proofErr w:type="spellEnd"/>
      <w:r>
        <w:rPr>
          <w:rFonts w:cstheme="majorHAnsi"/>
          <w:sz w:val="32"/>
          <w:szCs w:val="32"/>
        </w:rPr>
        <w:t xml:space="preserve"> RAM SOLD (</w:t>
      </w:r>
      <w:proofErr w:type="spellStart"/>
      <w:r>
        <w:rPr>
          <w:rFonts w:cstheme="majorHAnsi"/>
          <w:sz w:val="32"/>
          <w:szCs w:val="32"/>
        </w:rPr>
        <w:t>realizat</w:t>
      </w:r>
      <w:proofErr w:type="spellEnd"/>
      <w:r>
        <w:rPr>
          <w:rFonts w:cstheme="majorHAnsi"/>
          <w:sz w:val="32"/>
          <w:szCs w:val="32"/>
        </w:rPr>
        <w:t xml:space="preserve"> de Coblisan George)</w:t>
      </w:r>
    </w:p>
    <w:p w14:paraId="6562F62A" w14:textId="037BA82F" w:rsidR="007215CF" w:rsidRDefault="007215CF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005FE8AC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A6DB4B2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81875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BA02EE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-- </w:t>
      </w:r>
      <w:proofErr w:type="spellStart"/>
      <w:r w:rsidRPr="00381875">
        <w:rPr>
          <w:rFonts w:ascii="Courier New" w:eastAsia="Times New Roman" w:hAnsi="Courier New" w:cs="Courier New"/>
          <w:color w:val="008000"/>
          <w:sz w:val="20"/>
          <w:szCs w:val="20"/>
        </w:rPr>
        <w:t>ieee.std_logic_arith.all</w:t>
      </w:r>
      <w:proofErr w:type="spellEnd"/>
      <w:r w:rsidRPr="00381875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</w:p>
    <w:p w14:paraId="440F4CD6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81875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81875">
        <w:rPr>
          <w:rFonts w:ascii="Courier New" w:eastAsia="Times New Roman" w:hAnsi="Courier New" w:cs="Courier New"/>
          <w:color w:val="800000"/>
          <w:sz w:val="20"/>
          <w:szCs w:val="20"/>
        </w:rPr>
        <w:t>numeric_std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1A03888F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scazator_sold</w:t>
      </w:r>
      <w:proofErr w:type="spellEnd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149A8F1F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proofErr w:type="gram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81875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8716272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suma_extrasa</w:t>
      </w:r>
      <w:proofErr w:type="spell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81875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381875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381875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0DA5C27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sold_existent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proofErr w:type="spellEnd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81875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381875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381875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40DE223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sold_nou</w:t>
      </w:r>
      <w:proofErr w:type="spell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81875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381875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381875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3A94BBB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scadere_ok</w:t>
      </w:r>
      <w:proofErr w:type="spell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81875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0CB2346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eliberare_numerar</w:t>
      </w:r>
      <w:proofErr w:type="spell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81875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0C14DBD8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eliberare_card</w:t>
      </w:r>
      <w:proofErr w:type="spell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81875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742B5C7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5445D22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AB5CEA2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 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scazator_sold</w:t>
      </w:r>
      <w:proofErr w:type="spellEnd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0BC50707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type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val_banc</w:t>
      </w:r>
      <w:proofErr w:type="spellEnd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array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81875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to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81875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381875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381875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0AB59C8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banc_plus</w:t>
      </w:r>
      <w:proofErr w:type="spell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val_</w:t>
      </w:r>
      <w:proofErr w:type="gramStart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banc</w:t>
      </w:r>
      <w:proofErr w:type="spell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81875">
        <w:rPr>
          <w:rFonts w:ascii="Courier New" w:eastAsia="Times New Roman" w:hAnsi="Courier New" w:cs="Courier New"/>
          <w:color w:val="808080"/>
          <w:sz w:val="20"/>
          <w:szCs w:val="20"/>
        </w:rPr>
        <w:t>"0000000000000101"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color w:val="808080"/>
          <w:sz w:val="20"/>
          <w:szCs w:val="20"/>
        </w:rPr>
        <w:t>"0000000000001010"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color w:val="808080"/>
          <w:sz w:val="20"/>
          <w:szCs w:val="20"/>
        </w:rPr>
        <w:t>"0000000000010100"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color w:val="808080"/>
          <w:sz w:val="20"/>
          <w:szCs w:val="20"/>
        </w:rPr>
        <w:t>"0000000000110010"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color w:val="808080"/>
          <w:sz w:val="20"/>
          <w:szCs w:val="20"/>
        </w:rPr>
        <w:t>"0000000001100100"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color w:val="808080"/>
          <w:sz w:val="20"/>
          <w:szCs w:val="20"/>
        </w:rPr>
        <w:t>"0000000111110100"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8A01702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09FA142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suma_extrasa</w:t>
      </w:r>
      <w:proofErr w:type="spell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sold_existent</w:t>
      </w:r>
      <w:proofErr w:type="spell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66FA52A4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2C414C79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14:paraId="601F9133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proofErr w:type="gram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381875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36124A2A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sold_nou</w:t>
      </w:r>
      <w:proofErr w:type="spell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81875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sold_existent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)-</w:t>
      </w:r>
      <w:r w:rsidRPr="00381875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suma_extrasa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76B3F1AA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scadere_ok</w:t>
      </w:r>
      <w:proofErr w:type="spell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81875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704B00BD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eliberare_card</w:t>
      </w:r>
      <w:proofErr w:type="spell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81875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86847C7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>eliberare_numerar</w:t>
      </w:r>
      <w:proofErr w:type="spellEnd"/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381875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3964D2D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81B6D72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428DCD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746ADB8" w14:textId="77777777" w:rsidR="00381875" w:rsidRPr="00381875" w:rsidRDefault="00381875" w:rsidP="0038187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18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3818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</w:t>
      </w:r>
      <w:r w:rsidRPr="00381875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9EFC07C" w14:textId="77777777" w:rsidR="00381875" w:rsidRDefault="00381875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7DBA1D68" w14:textId="4978C802" w:rsidR="007215CF" w:rsidRPr="007215CF" w:rsidRDefault="007215CF" w:rsidP="008B4F59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Scade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soldul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existent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suma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extrasa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urmand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ca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noul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sold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sa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fie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pastrat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memoria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RAM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specifica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. </w:t>
      </w:r>
    </w:p>
    <w:p w14:paraId="648933BE" w14:textId="77777777" w:rsidR="008B4F59" w:rsidRDefault="008B4F59" w:rsidP="008B4F59">
      <w:pPr>
        <w:rPr>
          <w:sz w:val="32"/>
          <w:szCs w:val="32"/>
          <w:lang w:val="ro-RO"/>
        </w:rPr>
      </w:pPr>
    </w:p>
    <w:p w14:paraId="743ABDEE" w14:textId="55E311EB" w:rsidR="00013F19" w:rsidRDefault="00013F19" w:rsidP="00013F19">
      <w:pPr>
        <w:pStyle w:val="Listparagraf"/>
        <w:numPr>
          <w:ilvl w:val="0"/>
          <w:numId w:val="5"/>
        </w:numPr>
        <w:rPr>
          <w:rFonts w:cstheme="majorHAnsi"/>
          <w:sz w:val="32"/>
          <w:szCs w:val="32"/>
        </w:rPr>
      </w:pPr>
      <w:proofErr w:type="spellStart"/>
      <w:r>
        <w:rPr>
          <w:rFonts w:cstheme="majorHAnsi"/>
          <w:sz w:val="32"/>
          <w:szCs w:val="32"/>
        </w:rPr>
        <w:t>Sumator</w:t>
      </w:r>
      <w:proofErr w:type="spellEnd"/>
      <w:r>
        <w:rPr>
          <w:rFonts w:cstheme="majorHAnsi"/>
          <w:sz w:val="32"/>
          <w:szCs w:val="32"/>
        </w:rPr>
        <w:t xml:space="preserve"> </w:t>
      </w:r>
      <w:proofErr w:type="spellStart"/>
      <w:r>
        <w:rPr>
          <w:rFonts w:cstheme="majorHAnsi"/>
          <w:sz w:val="32"/>
          <w:szCs w:val="32"/>
        </w:rPr>
        <w:t>Memorie</w:t>
      </w:r>
      <w:proofErr w:type="spellEnd"/>
      <w:r>
        <w:rPr>
          <w:rFonts w:cstheme="majorHAnsi"/>
          <w:sz w:val="32"/>
          <w:szCs w:val="32"/>
        </w:rPr>
        <w:t xml:space="preserve"> RAM</w:t>
      </w:r>
      <w:r>
        <w:rPr>
          <w:rFonts w:cs="Courier New"/>
          <w:sz w:val="32"/>
          <w:szCs w:val="32"/>
        </w:rPr>
        <w:t xml:space="preserve"> </w:t>
      </w:r>
      <w:r>
        <w:rPr>
          <w:rFonts w:cstheme="majorHAnsi"/>
          <w:sz w:val="32"/>
          <w:szCs w:val="32"/>
        </w:rPr>
        <w:t>(</w:t>
      </w:r>
      <w:proofErr w:type="spellStart"/>
      <w:r>
        <w:rPr>
          <w:rFonts w:cstheme="majorHAnsi"/>
          <w:sz w:val="32"/>
          <w:szCs w:val="32"/>
        </w:rPr>
        <w:t>realizat</w:t>
      </w:r>
      <w:proofErr w:type="spellEnd"/>
      <w:r>
        <w:rPr>
          <w:rFonts w:cstheme="majorHAnsi"/>
          <w:sz w:val="32"/>
          <w:szCs w:val="32"/>
        </w:rPr>
        <w:t xml:space="preserve"> de</w:t>
      </w:r>
      <w:r w:rsidR="000550D2">
        <w:rPr>
          <w:rFonts w:cstheme="majorHAnsi"/>
          <w:sz w:val="32"/>
          <w:szCs w:val="32"/>
        </w:rPr>
        <w:t xml:space="preserve"> Coblisan George</w:t>
      </w:r>
      <w:r>
        <w:rPr>
          <w:rFonts w:cstheme="majorHAnsi"/>
          <w:sz w:val="32"/>
          <w:szCs w:val="32"/>
        </w:rPr>
        <w:t>)</w:t>
      </w:r>
    </w:p>
    <w:p w14:paraId="197FAA7F" w14:textId="6C12B740" w:rsidR="008B4F59" w:rsidRPr="008B4F59" w:rsidRDefault="008B4F59" w:rsidP="008B4F5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1BC86D4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88D51CD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-- </w:t>
      </w:r>
      <w:proofErr w:type="spellStart"/>
      <w:r w:rsidRPr="008B4F59">
        <w:rPr>
          <w:rFonts w:ascii="Courier New" w:eastAsia="Times New Roman" w:hAnsi="Courier New" w:cs="Courier New"/>
          <w:color w:val="008000"/>
          <w:sz w:val="20"/>
          <w:szCs w:val="20"/>
        </w:rPr>
        <w:t>ieee.std_logic_arith.all</w:t>
      </w:r>
      <w:proofErr w:type="spellEnd"/>
      <w:r w:rsidRPr="008B4F59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</w:p>
    <w:p w14:paraId="7087F6B1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numeric_std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B0FE09C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Sumator_Sold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1B288156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decod_ok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BF690B6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banc_decod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D1A9978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sold_vechi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07E541B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sold_nou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496D5C89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383CD9D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73AB57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Sumator_Sold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5A81285B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type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val_banc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array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to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7F61FB9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banc_plus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val_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banc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:=</w:t>
      </w:r>
      <w:proofErr w:type="gram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"0000000000000101"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"0000000000001010"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"0000000000010100"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"0000000000110010"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"0000000001100100"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"0000000111110100"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82BCEEE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3AE4851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decod_ok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banc_decod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sold_vechi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40192CAF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20D40693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decod</w:t>
      </w:r>
      <w:proofErr w:type="gram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_ok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</w:p>
    <w:p w14:paraId="010CF672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banc_decod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69571A00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"000"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sold_nou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sold_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vechi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proofErr w:type="gramEnd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banc_plus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)));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4D8D60BF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"001"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sold_nou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sold_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vechi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proofErr w:type="gramEnd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banc_plus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)));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43C55029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"010"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sold_nou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sold_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vechi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proofErr w:type="gramEnd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banc_plus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)));</w:t>
      </w:r>
    </w:p>
    <w:p w14:paraId="03A10765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"011"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sold_nou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sold_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vechi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proofErr w:type="gramEnd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banc_plus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)));</w:t>
      </w:r>
    </w:p>
    <w:p w14:paraId="53A560A4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"100"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sold_nou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sold_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vechi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proofErr w:type="gramEnd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banc_plus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)));</w:t>
      </w:r>
    </w:p>
    <w:p w14:paraId="0A796134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"101"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sold_nou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sold_</w:t>
      </w:r>
      <w:proofErr w:type="gram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vechi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)+</w:t>
      </w:r>
      <w:proofErr w:type="gramEnd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unsigned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banc_plus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)));</w:t>
      </w:r>
    </w:p>
    <w:p w14:paraId="6D92B166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others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2FAC8806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8EB0C4D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C438957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5F89E42" w14:textId="250CFA41" w:rsid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DE94795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68E1B0" w14:textId="0D7FBC98" w:rsidR="00013F19" w:rsidRDefault="007215CF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highlight w:val="white"/>
        </w:rPr>
      </w:pPr>
      <w:r>
        <w:rPr>
          <w:rFonts w:cstheme="minorHAnsi"/>
          <w:sz w:val="24"/>
          <w:szCs w:val="24"/>
          <w:highlight w:val="white"/>
        </w:rPr>
        <w:t xml:space="preserve">  </w:t>
      </w:r>
      <w:proofErr w:type="spellStart"/>
      <w:r w:rsidR="00013F19">
        <w:rPr>
          <w:rFonts w:cstheme="minorHAnsi"/>
          <w:sz w:val="24"/>
          <w:szCs w:val="24"/>
          <w:highlight w:val="white"/>
        </w:rPr>
        <w:t>Aduna</w:t>
      </w:r>
      <w:proofErr w:type="spellEnd"/>
      <w:r w:rsidR="00013F19">
        <w:rPr>
          <w:rFonts w:cstheme="minorHAnsi"/>
          <w:sz w:val="24"/>
          <w:szCs w:val="24"/>
          <w:highlight w:val="white"/>
        </w:rPr>
        <w:t xml:space="preserve"> la sold-ul existent pe rand </w:t>
      </w:r>
      <w:proofErr w:type="spellStart"/>
      <w:r w:rsidR="00013F19">
        <w:rPr>
          <w:rFonts w:cstheme="minorHAnsi"/>
          <w:sz w:val="24"/>
          <w:szCs w:val="24"/>
          <w:highlight w:val="white"/>
        </w:rPr>
        <w:t>bancnotele</w:t>
      </w:r>
      <w:proofErr w:type="spellEnd"/>
      <w:r w:rsidR="00013F19">
        <w:rPr>
          <w:rFonts w:cstheme="minorHAnsi"/>
          <w:sz w:val="24"/>
          <w:szCs w:val="24"/>
          <w:highlight w:val="white"/>
        </w:rPr>
        <w:t xml:space="preserve"> de 5,</w:t>
      </w:r>
      <w:r>
        <w:rPr>
          <w:rFonts w:cstheme="minorHAnsi"/>
          <w:sz w:val="24"/>
          <w:szCs w:val="24"/>
          <w:highlight w:val="white"/>
        </w:rPr>
        <w:t xml:space="preserve"> </w:t>
      </w:r>
      <w:r w:rsidR="00013F19">
        <w:rPr>
          <w:rFonts w:cstheme="minorHAnsi"/>
          <w:sz w:val="24"/>
          <w:szCs w:val="24"/>
          <w:highlight w:val="white"/>
        </w:rPr>
        <w:t>10,</w:t>
      </w:r>
      <w:r>
        <w:rPr>
          <w:rFonts w:cstheme="minorHAnsi"/>
          <w:sz w:val="24"/>
          <w:szCs w:val="24"/>
          <w:highlight w:val="white"/>
        </w:rPr>
        <w:t xml:space="preserve"> </w:t>
      </w:r>
      <w:r w:rsidR="00013F19">
        <w:rPr>
          <w:rFonts w:cstheme="minorHAnsi"/>
          <w:sz w:val="24"/>
          <w:szCs w:val="24"/>
          <w:highlight w:val="white"/>
        </w:rPr>
        <w:t>20,</w:t>
      </w:r>
      <w:r>
        <w:rPr>
          <w:rFonts w:cstheme="minorHAnsi"/>
          <w:sz w:val="24"/>
          <w:szCs w:val="24"/>
          <w:highlight w:val="white"/>
        </w:rPr>
        <w:t xml:space="preserve"> </w:t>
      </w:r>
      <w:r w:rsidR="00013F19">
        <w:rPr>
          <w:rFonts w:cstheme="minorHAnsi"/>
          <w:sz w:val="24"/>
          <w:szCs w:val="24"/>
          <w:highlight w:val="white"/>
        </w:rPr>
        <w:t>50,</w:t>
      </w:r>
      <w:r>
        <w:rPr>
          <w:rFonts w:cstheme="minorHAnsi"/>
          <w:sz w:val="24"/>
          <w:szCs w:val="24"/>
          <w:highlight w:val="white"/>
        </w:rPr>
        <w:t xml:space="preserve"> </w:t>
      </w:r>
      <w:r w:rsidR="00013F19">
        <w:rPr>
          <w:rFonts w:cstheme="minorHAnsi"/>
          <w:sz w:val="24"/>
          <w:szCs w:val="24"/>
          <w:highlight w:val="white"/>
        </w:rPr>
        <w:t xml:space="preserve">100 </w:t>
      </w:r>
      <w:proofErr w:type="spellStart"/>
      <w:r w:rsidR="00013F19">
        <w:rPr>
          <w:rFonts w:cstheme="minorHAnsi"/>
          <w:sz w:val="24"/>
          <w:szCs w:val="24"/>
          <w:highlight w:val="white"/>
        </w:rPr>
        <w:t>si</w:t>
      </w:r>
      <w:proofErr w:type="spellEnd"/>
      <w:r w:rsid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="00013F19">
        <w:rPr>
          <w:rFonts w:cstheme="minorHAnsi"/>
          <w:sz w:val="24"/>
          <w:szCs w:val="24"/>
          <w:highlight w:val="white"/>
        </w:rPr>
        <w:t>respectiv</w:t>
      </w:r>
      <w:proofErr w:type="spellEnd"/>
      <w:r w:rsidR="00013F19">
        <w:rPr>
          <w:rFonts w:cstheme="minorHAnsi"/>
          <w:sz w:val="24"/>
          <w:szCs w:val="24"/>
          <w:highlight w:val="white"/>
        </w:rPr>
        <w:t xml:space="preserve"> 500 in </w:t>
      </w:r>
      <w:proofErr w:type="spellStart"/>
      <w:r w:rsidR="00013F19">
        <w:rPr>
          <w:rFonts w:cstheme="minorHAnsi"/>
          <w:sz w:val="24"/>
          <w:szCs w:val="24"/>
          <w:highlight w:val="white"/>
        </w:rPr>
        <w:t>modul</w:t>
      </w:r>
      <w:proofErr w:type="spellEnd"/>
      <w:r w:rsid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="00013F19">
        <w:rPr>
          <w:rFonts w:cstheme="minorHAnsi"/>
          <w:sz w:val="24"/>
          <w:szCs w:val="24"/>
          <w:highlight w:val="white"/>
        </w:rPr>
        <w:t>depunere</w:t>
      </w:r>
      <w:proofErr w:type="spellEnd"/>
      <w:r w:rsid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proofErr w:type="gramStart"/>
      <w:r w:rsidR="00013F19">
        <w:rPr>
          <w:rFonts w:cstheme="minorHAnsi"/>
          <w:sz w:val="24"/>
          <w:szCs w:val="24"/>
          <w:highlight w:val="white"/>
        </w:rPr>
        <w:t>numerar</w:t>
      </w:r>
      <w:proofErr w:type="spellEnd"/>
      <w:r w:rsidR="00013F19">
        <w:rPr>
          <w:rFonts w:cstheme="minorHAnsi"/>
          <w:sz w:val="24"/>
          <w:szCs w:val="24"/>
          <w:highlight w:val="white"/>
        </w:rPr>
        <w:t xml:space="preserve"> .</w:t>
      </w:r>
      <w:proofErr w:type="gramEnd"/>
    </w:p>
    <w:p w14:paraId="48825829" w14:textId="4B7D05A5" w:rsidR="00013F19" w:rsidRDefault="00013F19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highlight w:val="white"/>
        </w:rPr>
      </w:pPr>
    </w:p>
    <w:p w14:paraId="164E623C" w14:textId="581B62B9" w:rsidR="00013F19" w:rsidRDefault="00013F19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highlight w:val="white"/>
        </w:rPr>
      </w:pPr>
    </w:p>
    <w:p w14:paraId="75EF3825" w14:textId="453E5491" w:rsidR="00013F19" w:rsidRPr="00013F19" w:rsidRDefault="00013F19" w:rsidP="00013F19">
      <w:pPr>
        <w:pStyle w:val="Listparagraf"/>
        <w:numPr>
          <w:ilvl w:val="0"/>
          <w:numId w:val="5"/>
        </w:numPr>
        <w:rPr>
          <w:rFonts w:cstheme="majorHAnsi"/>
          <w:sz w:val="32"/>
          <w:szCs w:val="32"/>
        </w:rPr>
      </w:pPr>
      <w:proofErr w:type="spellStart"/>
      <w:r w:rsidRPr="00013F19">
        <w:rPr>
          <w:rFonts w:cstheme="majorHAnsi"/>
          <w:sz w:val="32"/>
          <w:szCs w:val="32"/>
        </w:rPr>
        <w:t>Decodificator</w:t>
      </w:r>
      <w:proofErr w:type="spellEnd"/>
      <w:r w:rsidRPr="00013F19">
        <w:rPr>
          <w:rFonts w:cstheme="majorHAnsi"/>
          <w:sz w:val="32"/>
          <w:szCs w:val="32"/>
        </w:rPr>
        <w:t xml:space="preserve"> </w:t>
      </w:r>
      <w:proofErr w:type="spellStart"/>
      <w:r w:rsidRPr="00013F19">
        <w:rPr>
          <w:rFonts w:cstheme="majorHAnsi"/>
          <w:sz w:val="32"/>
          <w:szCs w:val="32"/>
        </w:rPr>
        <w:t>Bancnote</w:t>
      </w:r>
      <w:proofErr w:type="spellEnd"/>
      <w:r w:rsidRPr="00013F19">
        <w:rPr>
          <w:rFonts w:cs="Courier New"/>
          <w:sz w:val="32"/>
          <w:szCs w:val="32"/>
        </w:rPr>
        <w:t xml:space="preserve"> </w:t>
      </w:r>
      <w:r w:rsidRPr="00013F19">
        <w:rPr>
          <w:rFonts w:cstheme="majorHAnsi"/>
          <w:sz w:val="32"/>
          <w:szCs w:val="32"/>
        </w:rPr>
        <w:t>(</w:t>
      </w:r>
      <w:proofErr w:type="spellStart"/>
      <w:r w:rsidRPr="00013F19">
        <w:rPr>
          <w:rFonts w:cstheme="majorHAnsi"/>
          <w:sz w:val="32"/>
          <w:szCs w:val="32"/>
        </w:rPr>
        <w:t>realizat</w:t>
      </w:r>
      <w:proofErr w:type="spellEnd"/>
      <w:r w:rsidRPr="00013F19">
        <w:rPr>
          <w:rFonts w:cstheme="majorHAnsi"/>
          <w:sz w:val="32"/>
          <w:szCs w:val="32"/>
        </w:rPr>
        <w:t xml:space="preserve"> de </w:t>
      </w:r>
      <w:proofErr w:type="spellStart"/>
      <w:r w:rsidRPr="00013F19">
        <w:rPr>
          <w:rFonts w:cstheme="majorHAnsi"/>
          <w:sz w:val="32"/>
          <w:szCs w:val="32"/>
        </w:rPr>
        <w:t>Corpodean</w:t>
      </w:r>
      <w:proofErr w:type="spellEnd"/>
      <w:r w:rsidRPr="00013F19">
        <w:rPr>
          <w:rFonts w:cstheme="majorHAnsi"/>
          <w:sz w:val="32"/>
          <w:szCs w:val="32"/>
        </w:rPr>
        <w:t xml:space="preserve"> Darius)</w:t>
      </w:r>
    </w:p>
    <w:p w14:paraId="4D43B98C" w14:textId="77777777" w:rsidR="00013F19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</w:p>
    <w:p w14:paraId="10990683" w14:textId="33C84089" w:rsidR="008B4F59" w:rsidRPr="008B4F59" w:rsidRDefault="008B4F59" w:rsidP="008B4F5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99B986B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B4F59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1332FFD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Decod_Banc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63C4E50F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o4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3945CB9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bancnota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8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DB5EABE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banc_decod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6FB4415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banc_ok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06F90EC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317AFE4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EC35E92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Decod_Banc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680FEF57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465DC774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o4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bancnota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16B987BB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6698DB8F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o4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112BF9DC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bancnota</w:t>
      </w:r>
      <w:proofErr w:type="spellEnd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5F1D1887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"000000101"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banc_decod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"000"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7A42E84D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"000001010"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banc_decod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"001"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3D6DC70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"000010100"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banc_decod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"010"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4D3A84E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"000110010"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banc_decod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"011"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16EC764E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"001100100"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banc_decod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"100"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8834A22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"111110100"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>banc_decod</w:t>
      </w:r>
      <w:proofErr w:type="spell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8B4F59">
        <w:rPr>
          <w:rFonts w:ascii="Courier New" w:eastAsia="Times New Roman" w:hAnsi="Courier New" w:cs="Courier New"/>
          <w:color w:val="808080"/>
          <w:sz w:val="20"/>
          <w:szCs w:val="20"/>
        </w:rPr>
        <w:t>"101"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FBFABE1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others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731B30C" w14:textId="19AC7934" w:rsid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proofErr w:type="gramEnd"/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8B277A4" w14:textId="4566353A" w:rsidR="00FE34E7" w:rsidRPr="008B4F59" w:rsidRDefault="00FE34E7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            </w:t>
      </w:r>
      <w:proofErr w:type="spellStart"/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banc_ok</w:t>
      </w:r>
      <w:proofErr w:type="spellEnd"/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&lt;=’1’;</w:t>
      </w:r>
    </w:p>
    <w:p w14:paraId="78AECB2B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4B51B78" w14:textId="77777777" w:rsidR="008B4F59" w:rsidRP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process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2EBA556" w14:textId="24609925" w:rsidR="008B4F59" w:rsidRDefault="008B4F59" w:rsidP="008B4F5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8B4F5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B4F5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</w:t>
      </w:r>
      <w:r w:rsidRPr="008B4F5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8DFDDF6" w14:textId="77777777" w:rsidR="004E5ECA" w:rsidRPr="008B4F59" w:rsidRDefault="004E5ECA" w:rsidP="008B4F5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A745A0" w14:textId="65220ED2" w:rsidR="00013F19" w:rsidRDefault="00013F19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highlight w:val="white"/>
        </w:rPr>
      </w:pPr>
      <w:r>
        <w:rPr>
          <w:rFonts w:cstheme="minorHAnsi"/>
          <w:sz w:val="24"/>
          <w:szCs w:val="24"/>
          <w:highlight w:val="white"/>
        </w:rPr>
        <w:t xml:space="preserve"> </w:t>
      </w:r>
      <w:r w:rsidRPr="00013F19">
        <w:rPr>
          <w:rFonts w:cstheme="minorHAnsi"/>
          <w:sz w:val="24"/>
          <w:szCs w:val="24"/>
          <w:highlight w:val="white"/>
        </w:rPr>
        <w:t xml:space="preserve">Se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decodifica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bancontele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pentru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a fi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mai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usor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sa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se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lucreze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in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continuare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. In loc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sa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folosim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un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demultiplexor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1:512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pentru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a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folosi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doar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6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intrari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din 512,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decodificam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bancnotele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si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ne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vom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folosi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de un DEMUX 1:8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unde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vom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folosi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 xml:space="preserve"> 6 din 8 </w:t>
      </w:r>
      <w:proofErr w:type="spellStart"/>
      <w:r w:rsidRPr="00013F19">
        <w:rPr>
          <w:rFonts w:cstheme="minorHAnsi"/>
          <w:sz w:val="24"/>
          <w:szCs w:val="24"/>
          <w:highlight w:val="white"/>
        </w:rPr>
        <w:t>iesiri</w:t>
      </w:r>
      <w:proofErr w:type="spellEnd"/>
      <w:r w:rsidRPr="00013F19">
        <w:rPr>
          <w:rFonts w:cstheme="minorHAnsi"/>
          <w:sz w:val="24"/>
          <w:szCs w:val="24"/>
          <w:highlight w:val="white"/>
        </w:rPr>
        <w:t>.</w:t>
      </w:r>
    </w:p>
    <w:p w14:paraId="669F6FD8" w14:textId="0D929E58" w:rsidR="00013F19" w:rsidRDefault="00013F19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highlight w:val="white"/>
        </w:rPr>
      </w:pPr>
    </w:p>
    <w:p w14:paraId="4CD14686" w14:textId="138B5122" w:rsidR="00013F19" w:rsidRDefault="00013F19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highlight w:val="white"/>
        </w:rPr>
      </w:pPr>
    </w:p>
    <w:p w14:paraId="61C8B268" w14:textId="2FED6C65" w:rsidR="00013F19" w:rsidRPr="00013F19" w:rsidRDefault="00013F19" w:rsidP="00013F19">
      <w:pPr>
        <w:pStyle w:val="Listparagraf"/>
        <w:numPr>
          <w:ilvl w:val="0"/>
          <w:numId w:val="5"/>
        </w:numPr>
        <w:rPr>
          <w:rFonts w:cstheme="majorHAnsi"/>
          <w:sz w:val="32"/>
          <w:szCs w:val="32"/>
        </w:rPr>
      </w:pPr>
      <w:proofErr w:type="spellStart"/>
      <w:r w:rsidRPr="00013F19">
        <w:rPr>
          <w:rFonts w:cstheme="majorHAnsi"/>
          <w:sz w:val="32"/>
          <w:szCs w:val="32"/>
        </w:rPr>
        <w:t>Demultiplexor</w:t>
      </w:r>
      <w:proofErr w:type="spellEnd"/>
      <w:r w:rsidRPr="00013F19">
        <w:rPr>
          <w:rFonts w:cstheme="majorHAnsi"/>
          <w:sz w:val="32"/>
          <w:szCs w:val="32"/>
        </w:rPr>
        <w:t xml:space="preserve"> </w:t>
      </w:r>
      <w:proofErr w:type="spellStart"/>
      <w:r w:rsidRPr="00013F19">
        <w:rPr>
          <w:rFonts w:cstheme="majorHAnsi"/>
          <w:sz w:val="32"/>
          <w:szCs w:val="32"/>
        </w:rPr>
        <w:t>Bancnote</w:t>
      </w:r>
      <w:proofErr w:type="spellEnd"/>
      <w:r w:rsidRPr="00013F19">
        <w:rPr>
          <w:rFonts w:cs="Courier New"/>
          <w:sz w:val="32"/>
          <w:szCs w:val="32"/>
        </w:rPr>
        <w:t xml:space="preserve"> </w:t>
      </w:r>
      <w:r w:rsidRPr="00013F19">
        <w:rPr>
          <w:rFonts w:cstheme="majorHAnsi"/>
          <w:sz w:val="32"/>
          <w:szCs w:val="32"/>
        </w:rPr>
        <w:t>(</w:t>
      </w:r>
      <w:proofErr w:type="spellStart"/>
      <w:r w:rsidRPr="00013F19">
        <w:rPr>
          <w:rFonts w:cstheme="majorHAnsi"/>
          <w:sz w:val="32"/>
          <w:szCs w:val="32"/>
        </w:rPr>
        <w:t>realizat</w:t>
      </w:r>
      <w:proofErr w:type="spellEnd"/>
      <w:r w:rsidRPr="00013F19">
        <w:rPr>
          <w:rFonts w:cstheme="majorHAnsi"/>
          <w:sz w:val="32"/>
          <w:szCs w:val="32"/>
        </w:rPr>
        <w:t xml:space="preserve"> de </w:t>
      </w:r>
      <w:proofErr w:type="spellStart"/>
      <w:r w:rsidRPr="00013F19">
        <w:rPr>
          <w:rFonts w:cstheme="majorHAnsi"/>
          <w:sz w:val="32"/>
          <w:szCs w:val="32"/>
        </w:rPr>
        <w:t>Corpodean</w:t>
      </w:r>
      <w:proofErr w:type="spellEnd"/>
      <w:r w:rsidRPr="00013F19">
        <w:rPr>
          <w:rFonts w:cstheme="majorHAnsi"/>
          <w:sz w:val="32"/>
          <w:szCs w:val="32"/>
        </w:rPr>
        <w:t xml:space="preserve"> Darius)</w:t>
      </w:r>
    </w:p>
    <w:p w14:paraId="6B7126A8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lastRenderedPageBreak/>
        <w:t>library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EE4E3EE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USE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9D5C3D">
        <w:rPr>
          <w:rFonts w:ascii="Courier New" w:hAnsi="Courier New" w:cs="Courier New"/>
          <w:color w:val="800000"/>
          <w:sz w:val="20"/>
          <w:szCs w:val="20"/>
          <w:highlight w:val="white"/>
        </w:rPr>
        <w:t>std_logic_1164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E0906B0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DMUX_BANC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1B527711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port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en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proofErr w:type="spellEnd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color w:val="8000FF"/>
          <w:sz w:val="20"/>
          <w:szCs w:val="20"/>
          <w:highlight w:val="white"/>
        </w:rPr>
        <w:t>std_logic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5AE7495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sel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9D5C3D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0BB54D1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n</w:t>
      </w:r>
      <w:proofErr w:type="gramStart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1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n</w:t>
      </w:r>
      <w:proofErr w:type="gramEnd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2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n3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n4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n5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n6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color w:val="8000FF"/>
          <w:sz w:val="20"/>
          <w:szCs w:val="20"/>
          <w:highlight w:val="white"/>
        </w:rPr>
        <w:t>std_logic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DB1A3DA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2E7B870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E9B7D26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architecture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comp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of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DMUX_BANC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5E1CFA30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18B6E61F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en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sel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3BA6EF34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0E3383B9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en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6950FDE9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sel</w:t>
      </w:r>
      <w:proofErr w:type="spellEnd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6329CC34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color w:val="808080"/>
          <w:sz w:val="20"/>
          <w:szCs w:val="20"/>
          <w:highlight w:val="white"/>
        </w:rPr>
        <w:t>"000"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n1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58BCAB2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color w:val="808080"/>
          <w:sz w:val="20"/>
          <w:szCs w:val="20"/>
          <w:highlight w:val="white"/>
        </w:rPr>
        <w:t>"001"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n2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EEBE667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color w:val="808080"/>
          <w:sz w:val="20"/>
          <w:szCs w:val="20"/>
          <w:highlight w:val="white"/>
        </w:rPr>
        <w:t>"010"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n3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AF2F227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color w:val="808080"/>
          <w:sz w:val="20"/>
          <w:szCs w:val="20"/>
          <w:highlight w:val="white"/>
        </w:rPr>
        <w:t>"011"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n4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540C260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color w:val="808080"/>
          <w:sz w:val="20"/>
          <w:szCs w:val="20"/>
          <w:highlight w:val="white"/>
        </w:rPr>
        <w:t>"100"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n5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06D8843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color w:val="808080"/>
          <w:sz w:val="20"/>
          <w:szCs w:val="20"/>
          <w:highlight w:val="white"/>
        </w:rPr>
        <w:t>"101"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n6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</w:p>
    <w:p w14:paraId="25112C56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when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others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EDEA959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case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F138775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B408254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4D4766E" w14:textId="77777777" w:rsidR="00013F19" w:rsidRPr="009D5C3D" w:rsidRDefault="00013F19" w:rsidP="00013F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comp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5D0305B" w14:textId="77777777" w:rsidR="00013F19" w:rsidRDefault="00013F19" w:rsidP="00013F19">
      <w:pPr>
        <w:rPr>
          <w:rFonts w:cstheme="majorHAnsi"/>
          <w:sz w:val="24"/>
          <w:szCs w:val="24"/>
        </w:rPr>
      </w:pPr>
    </w:p>
    <w:p w14:paraId="3EDBD718" w14:textId="1EDEC6B8" w:rsidR="00013F19" w:rsidRDefault="00013F19" w:rsidP="00013F19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  In </w:t>
      </w:r>
      <w:proofErr w:type="spellStart"/>
      <w:r>
        <w:rPr>
          <w:rFonts w:cstheme="majorHAnsi"/>
          <w:sz w:val="24"/>
          <w:szCs w:val="24"/>
        </w:rPr>
        <w:t>functie</w:t>
      </w:r>
      <w:proofErr w:type="spellEnd"/>
      <w:r>
        <w:rPr>
          <w:rFonts w:cstheme="majorHAnsi"/>
          <w:sz w:val="24"/>
          <w:szCs w:val="24"/>
        </w:rPr>
        <w:t xml:space="preserve"> de </w:t>
      </w:r>
      <w:proofErr w:type="spellStart"/>
      <w:r>
        <w:rPr>
          <w:rFonts w:cstheme="majorHAnsi"/>
          <w:sz w:val="24"/>
          <w:szCs w:val="24"/>
        </w:rPr>
        <w:t>bancnota</w:t>
      </w:r>
      <w:proofErr w:type="spellEnd"/>
      <w:r>
        <w:rPr>
          <w:rFonts w:cstheme="majorHAnsi"/>
          <w:sz w:val="24"/>
          <w:szCs w:val="24"/>
        </w:rPr>
        <w:t xml:space="preserve"> </w:t>
      </w:r>
      <w:proofErr w:type="spellStart"/>
      <w:r>
        <w:rPr>
          <w:rFonts w:cstheme="majorHAnsi"/>
          <w:sz w:val="24"/>
          <w:szCs w:val="24"/>
        </w:rPr>
        <w:t>decodificata</w:t>
      </w:r>
      <w:proofErr w:type="spellEnd"/>
      <w:r>
        <w:rPr>
          <w:rFonts w:cstheme="majorHAnsi"/>
          <w:sz w:val="24"/>
          <w:szCs w:val="24"/>
        </w:rPr>
        <w:t xml:space="preserve"> se </w:t>
      </w:r>
      <w:proofErr w:type="spellStart"/>
      <w:r>
        <w:rPr>
          <w:rFonts w:cstheme="majorHAnsi"/>
          <w:sz w:val="24"/>
          <w:szCs w:val="24"/>
        </w:rPr>
        <w:t>activeaza</w:t>
      </w:r>
      <w:proofErr w:type="spellEnd"/>
      <w:r>
        <w:rPr>
          <w:rFonts w:cstheme="majorHAnsi"/>
          <w:sz w:val="24"/>
          <w:szCs w:val="24"/>
        </w:rPr>
        <w:t xml:space="preserve"> </w:t>
      </w:r>
      <w:proofErr w:type="spellStart"/>
      <w:r>
        <w:rPr>
          <w:rFonts w:cstheme="majorHAnsi"/>
          <w:sz w:val="24"/>
          <w:szCs w:val="24"/>
        </w:rPr>
        <w:t>numaratorul</w:t>
      </w:r>
      <w:proofErr w:type="spellEnd"/>
      <w:r>
        <w:rPr>
          <w:rFonts w:cstheme="majorHAnsi"/>
          <w:sz w:val="24"/>
          <w:szCs w:val="24"/>
        </w:rPr>
        <w:t xml:space="preserve"> </w:t>
      </w:r>
      <w:proofErr w:type="spellStart"/>
      <w:r>
        <w:rPr>
          <w:rFonts w:cstheme="majorHAnsi"/>
          <w:sz w:val="24"/>
          <w:szCs w:val="24"/>
        </w:rPr>
        <w:t>necesar</w:t>
      </w:r>
      <w:proofErr w:type="spellEnd"/>
      <w:r>
        <w:rPr>
          <w:rFonts w:cstheme="majorHAnsi"/>
          <w:sz w:val="24"/>
          <w:szCs w:val="24"/>
        </w:rPr>
        <w:t xml:space="preserve"> </w:t>
      </w:r>
      <w:proofErr w:type="spellStart"/>
      <w:r>
        <w:rPr>
          <w:rFonts w:cstheme="majorHAnsi"/>
          <w:sz w:val="24"/>
          <w:szCs w:val="24"/>
        </w:rPr>
        <w:t>pentru</w:t>
      </w:r>
      <w:proofErr w:type="spellEnd"/>
      <w:r>
        <w:rPr>
          <w:rFonts w:cstheme="majorHAnsi"/>
          <w:sz w:val="24"/>
          <w:szCs w:val="24"/>
        </w:rPr>
        <w:t xml:space="preserve"> a Numara </w:t>
      </w:r>
      <w:proofErr w:type="spellStart"/>
      <w:r>
        <w:rPr>
          <w:rFonts w:cstheme="majorHAnsi"/>
          <w:sz w:val="24"/>
          <w:szCs w:val="24"/>
        </w:rPr>
        <w:t>bancnotele</w:t>
      </w:r>
      <w:proofErr w:type="spellEnd"/>
      <w:r>
        <w:rPr>
          <w:rFonts w:cstheme="majorHAnsi"/>
          <w:sz w:val="24"/>
          <w:szCs w:val="24"/>
        </w:rPr>
        <w:t xml:space="preserve"> care </w:t>
      </w:r>
      <w:proofErr w:type="spellStart"/>
      <w:r>
        <w:rPr>
          <w:rFonts w:cstheme="majorHAnsi"/>
          <w:sz w:val="24"/>
          <w:szCs w:val="24"/>
        </w:rPr>
        <w:t>exista</w:t>
      </w:r>
      <w:proofErr w:type="spellEnd"/>
      <w:r>
        <w:rPr>
          <w:rFonts w:cstheme="majorHAnsi"/>
          <w:sz w:val="24"/>
          <w:szCs w:val="24"/>
        </w:rPr>
        <w:t xml:space="preserve"> in </w:t>
      </w:r>
      <w:proofErr w:type="spellStart"/>
      <w:r>
        <w:rPr>
          <w:rFonts w:cstheme="majorHAnsi"/>
          <w:sz w:val="24"/>
          <w:szCs w:val="24"/>
        </w:rPr>
        <w:t>bancomat</w:t>
      </w:r>
      <w:proofErr w:type="spellEnd"/>
      <w:r>
        <w:rPr>
          <w:rFonts w:cstheme="majorHAnsi"/>
          <w:sz w:val="24"/>
          <w:szCs w:val="24"/>
        </w:rPr>
        <w:t>.</w:t>
      </w:r>
    </w:p>
    <w:p w14:paraId="637A4879" w14:textId="653B3CAC" w:rsidR="00013F19" w:rsidRDefault="00013F19" w:rsidP="00013F19">
      <w:pPr>
        <w:rPr>
          <w:rFonts w:cstheme="majorHAnsi"/>
          <w:sz w:val="24"/>
          <w:szCs w:val="24"/>
        </w:rPr>
      </w:pPr>
    </w:p>
    <w:p w14:paraId="75E77874" w14:textId="01976C83" w:rsidR="00710499" w:rsidRPr="00710499" w:rsidRDefault="00710499" w:rsidP="00710499">
      <w:pPr>
        <w:pStyle w:val="Listparagraf"/>
        <w:numPr>
          <w:ilvl w:val="0"/>
          <w:numId w:val="5"/>
        </w:numPr>
        <w:rPr>
          <w:rFonts w:cstheme="majorHAnsi"/>
          <w:sz w:val="32"/>
          <w:szCs w:val="32"/>
        </w:rPr>
      </w:pPr>
      <w:proofErr w:type="spellStart"/>
      <w:r w:rsidRPr="00710499">
        <w:rPr>
          <w:rFonts w:cstheme="majorHAnsi"/>
          <w:sz w:val="32"/>
          <w:szCs w:val="32"/>
        </w:rPr>
        <w:t>Numarator</w:t>
      </w:r>
      <w:proofErr w:type="spellEnd"/>
      <w:r w:rsidRPr="00710499">
        <w:rPr>
          <w:rFonts w:cstheme="majorHAnsi"/>
          <w:sz w:val="32"/>
          <w:szCs w:val="32"/>
        </w:rPr>
        <w:t xml:space="preserve"> 5 euro</w:t>
      </w:r>
      <w:r w:rsidRPr="00710499">
        <w:rPr>
          <w:rFonts w:cs="Courier New"/>
          <w:sz w:val="32"/>
          <w:szCs w:val="32"/>
        </w:rPr>
        <w:t xml:space="preserve"> </w:t>
      </w:r>
      <w:r w:rsidRPr="00710499">
        <w:rPr>
          <w:rFonts w:cstheme="majorHAnsi"/>
          <w:sz w:val="32"/>
          <w:szCs w:val="32"/>
        </w:rPr>
        <w:t>(</w:t>
      </w:r>
      <w:proofErr w:type="spellStart"/>
      <w:r w:rsidRPr="00710499">
        <w:rPr>
          <w:rFonts w:cstheme="majorHAnsi"/>
          <w:sz w:val="32"/>
          <w:szCs w:val="32"/>
        </w:rPr>
        <w:t>realizat</w:t>
      </w:r>
      <w:proofErr w:type="spellEnd"/>
      <w:r w:rsidRPr="00710499">
        <w:rPr>
          <w:rFonts w:cstheme="majorHAnsi"/>
          <w:sz w:val="32"/>
          <w:szCs w:val="32"/>
        </w:rPr>
        <w:t xml:space="preserve"> de </w:t>
      </w:r>
      <w:proofErr w:type="spellStart"/>
      <w:r w:rsidRPr="00710499">
        <w:rPr>
          <w:rFonts w:cstheme="majorHAnsi"/>
          <w:sz w:val="32"/>
          <w:szCs w:val="32"/>
        </w:rPr>
        <w:t>Corpodean</w:t>
      </w:r>
      <w:proofErr w:type="spellEnd"/>
      <w:r w:rsidRPr="00710499">
        <w:rPr>
          <w:rFonts w:cstheme="majorHAnsi"/>
          <w:sz w:val="32"/>
          <w:szCs w:val="32"/>
        </w:rPr>
        <w:t xml:space="preserve"> Darius)</w:t>
      </w:r>
    </w:p>
    <w:p w14:paraId="4C04EC55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library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3EB4BD2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USE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9D5C3D">
        <w:rPr>
          <w:rFonts w:ascii="Courier New" w:hAnsi="Courier New" w:cs="Courier New"/>
          <w:color w:val="800000"/>
          <w:sz w:val="20"/>
          <w:szCs w:val="20"/>
          <w:highlight w:val="white"/>
        </w:rPr>
        <w:t>std_logic_1164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4C8BA6A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use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9D5C3D">
        <w:rPr>
          <w:rFonts w:ascii="Courier New" w:hAnsi="Courier New" w:cs="Courier New"/>
          <w:color w:val="800000"/>
          <w:sz w:val="20"/>
          <w:szCs w:val="20"/>
          <w:highlight w:val="white"/>
        </w:rPr>
        <w:t>std_logic_unsigned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3A4498D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Num_5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10A68649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port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en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clr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color w:val="8000FF"/>
          <w:sz w:val="20"/>
          <w:szCs w:val="20"/>
          <w:highlight w:val="white"/>
        </w:rPr>
        <w:t>std_logic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F7A4CC0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Data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9D5C3D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1DF3E5C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Q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9D5C3D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1C683CBF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5EF1F76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196D4ED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architecture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comp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of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Num_5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32734085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signal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9D5C3D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):=</w:t>
      </w:r>
      <w:r w:rsidRPr="009D5C3D">
        <w:rPr>
          <w:rFonts w:ascii="Courier New" w:hAnsi="Courier New" w:cs="Courier New"/>
          <w:color w:val="808080"/>
          <w:sz w:val="20"/>
          <w:szCs w:val="20"/>
          <w:highlight w:val="white"/>
        </w:rPr>
        <w:t>"01000000"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A7EFF8B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451E2713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clr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30CDEADB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66B79D10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clr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9D5C3D">
        <w:rPr>
          <w:rFonts w:ascii="Courier New" w:hAnsi="Courier New" w:cs="Courier New"/>
          <w:color w:val="808080"/>
          <w:sz w:val="20"/>
          <w:szCs w:val="20"/>
          <w:highlight w:val="white"/>
        </w:rPr>
        <w:t>"00000000"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D114FEC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elsif</w:t>
      </w:r>
      <w:proofErr w:type="spellEnd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color w:val="808000"/>
          <w:sz w:val="20"/>
          <w:szCs w:val="20"/>
          <w:highlight w:val="white"/>
        </w:rPr>
        <w:t>and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clk'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event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0C33D3CC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en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3B510264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pl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proofErr w:type="gramStart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  <w:proofErr w:type="gramEnd"/>
    </w:p>
    <w:p w14:paraId="2DD58288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num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2FD6AD4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</w:p>
    <w:p w14:paraId="7EF83588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num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num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32A9F9D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53A1197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</w:t>
      </w:r>
    </w:p>
    <w:p w14:paraId="7FC1B999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5FA2A6D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293A7D94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3F05269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Q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num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5965019" w14:textId="5021893B" w:rsidR="00710499" w:rsidRDefault="00710499" w:rsidP="00710499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comp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19A7048" w14:textId="0CD23773" w:rsidR="00710499" w:rsidRDefault="00710499" w:rsidP="00710499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14:paraId="726DC566" w14:textId="4F6387B4" w:rsidR="00710499" w:rsidRPr="00710499" w:rsidRDefault="00710499" w:rsidP="00710499">
      <w:pPr>
        <w:pStyle w:val="Listparagraf"/>
        <w:numPr>
          <w:ilvl w:val="0"/>
          <w:numId w:val="5"/>
        </w:numPr>
        <w:rPr>
          <w:rFonts w:cstheme="majorHAnsi"/>
          <w:sz w:val="32"/>
          <w:szCs w:val="32"/>
        </w:rPr>
      </w:pPr>
      <w:proofErr w:type="spellStart"/>
      <w:r w:rsidRPr="00710499">
        <w:rPr>
          <w:rFonts w:cstheme="majorHAnsi"/>
          <w:sz w:val="32"/>
          <w:szCs w:val="32"/>
        </w:rPr>
        <w:t>Numarator</w:t>
      </w:r>
      <w:proofErr w:type="spellEnd"/>
      <w:r w:rsidRPr="00710499">
        <w:rPr>
          <w:rFonts w:cstheme="majorHAnsi"/>
          <w:sz w:val="32"/>
          <w:szCs w:val="32"/>
        </w:rPr>
        <w:t xml:space="preserve"> 10 EURO</w:t>
      </w:r>
      <w:r w:rsidRPr="00710499">
        <w:rPr>
          <w:rFonts w:cs="Courier New"/>
          <w:sz w:val="32"/>
          <w:szCs w:val="32"/>
        </w:rPr>
        <w:t xml:space="preserve"> </w:t>
      </w:r>
      <w:r w:rsidRPr="00710499">
        <w:rPr>
          <w:rFonts w:cstheme="majorHAnsi"/>
          <w:sz w:val="32"/>
          <w:szCs w:val="32"/>
        </w:rPr>
        <w:t>(</w:t>
      </w:r>
      <w:proofErr w:type="spellStart"/>
      <w:r w:rsidRPr="00710499">
        <w:rPr>
          <w:rFonts w:cstheme="majorHAnsi"/>
          <w:sz w:val="32"/>
          <w:szCs w:val="32"/>
        </w:rPr>
        <w:t>realizat</w:t>
      </w:r>
      <w:proofErr w:type="spellEnd"/>
      <w:r w:rsidRPr="00710499">
        <w:rPr>
          <w:rFonts w:cstheme="majorHAnsi"/>
          <w:sz w:val="32"/>
          <w:szCs w:val="32"/>
        </w:rPr>
        <w:t xml:space="preserve"> de </w:t>
      </w:r>
      <w:proofErr w:type="spellStart"/>
      <w:r w:rsidRPr="00710499">
        <w:rPr>
          <w:rFonts w:cstheme="majorHAnsi"/>
          <w:sz w:val="32"/>
          <w:szCs w:val="32"/>
        </w:rPr>
        <w:t>Corpodean</w:t>
      </w:r>
      <w:proofErr w:type="spellEnd"/>
      <w:r w:rsidRPr="00710499">
        <w:rPr>
          <w:rFonts w:cstheme="majorHAnsi"/>
          <w:sz w:val="32"/>
          <w:szCs w:val="32"/>
        </w:rPr>
        <w:t xml:space="preserve"> Darius)</w:t>
      </w:r>
    </w:p>
    <w:p w14:paraId="783ACAF8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library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289821C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USE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9D5C3D">
        <w:rPr>
          <w:rFonts w:ascii="Courier New" w:hAnsi="Courier New" w:cs="Courier New"/>
          <w:color w:val="800000"/>
          <w:sz w:val="20"/>
          <w:szCs w:val="20"/>
          <w:highlight w:val="white"/>
        </w:rPr>
        <w:t>std_logic_1164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05122F1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use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9D5C3D">
        <w:rPr>
          <w:rFonts w:ascii="Courier New" w:hAnsi="Courier New" w:cs="Courier New"/>
          <w:color w:val="800000"/>
          <w:sz w:val="20"/>
          <w:szCs w:val="20"/>
          <w:highlight w:val="white"/>
        </w:rPr>
        <w:t>std_logic_unsigned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3B66F49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Num_10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38D83E7A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port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en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clr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color w:val="8000FF"/>
          <w:sz w:val="20"/>
          <w:szCs w:val="20"/>
          <w:highlight w:val="white"/>
        </w:rPr>
        <w:t>std_logic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AE1AB01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Data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9D5C3D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E6A39A8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Q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9D5C3D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6C3291E8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B14741B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AB70F59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architecture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comp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of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Num_10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2BD46D39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signal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9D5C3D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):=</w:t>
      </w:r>
      <w:r w:rsidRPr="009D5C3D">
        <w:rPr>
          <w:rFonts w:ascii="Courier New" w:hAnsi="Courier New" w:cs="Courier New"/>
          <w:color w:val="808080"/>
          <w:sz w:val="20"/>
          <w:szCs w:val="20"/>
          <w:highlight w:val="white"/>
        </w:rPr>
        <w:t>"01000000"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F6EFDC6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300A5525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clr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17713978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6DB67FF1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clr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9D5C3D">
        <w:rPr>
          <w:rFonts w:ascii="Courier New" w:hAnsi="Courier New" w:cs="Courier New"/>
          <w:color w:val="808080"/>
          <w:sz w:val="20"/>
          <w:szCs w:val="20"/>
          <w:highlight w:val="white"/>
        </w:rPr>
        <w:t>"00000000"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D57281B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elsif</w:t>
      </w:r>
      <w:proofErr w:type="spellEnd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color w:val="808000"/>
          <w:sz w:val="20"/>
          <w:szCs w:val="20"/>
          <w:highlight w:val="white"/>
        </w:rPr>
        <w:t>and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clk'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event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63AA487B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en</w:t>
      </w:r>
      <w:proofErr w:type="spellEnd"/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16AB8B20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pl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proofErr w:type="gramStart"/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  <w:proofErr w:type="gramEnd"/>
    </w:p>
    <w:p w14:paraId="4E050871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num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221AB45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</w:p>
    <w:p w14:paraId="50B45633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num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num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 w:rsidRPr="009D5C3D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15BBE17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 </w:t>
      </w:r>
    </w:p>
    <w:p w14:paraId="279850D9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9625C2B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6D768E19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83642EC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4B26306" w14:textId="77777777" w:rsidR="00710499" w:rsidRPr="009D5C3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Q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>num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A8DD0CB" w14:textId="7115F518" w:rsidR="00710499" w:rsidRDefault="00710499" w:rsidP="00710499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  <w:r w:rsidRPr="009D5C3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9D5C3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comp</w:t>
      </w:r>
      <w:r w:rsidRPr="009D5C3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2688A1C" w14:textId="2F873FB2" w:rsidR="00710499" w:rsidRDefault="00710499" w:rsidP="00710499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14:paraId="3F44A51C" w14:textId="3FBD55FD" w:rsidR="00710499" w:rsidRDefault="00710499" w:rsidP="00710499">
      <w:pPr>
        <w:pStyle w:val="Listparagraf"/>
        <w:numPr>
          <w:ilvl w:val="0"/>
          <w:numId w:val="5"/>
        </w:numPr>
        <w:rPr>
          <w:rFonts w:cstheme="majorHAnsi"/>
          <w:sz w:val="32"/>
          <w:szCs w:val="32"/>
        </w:rPr>
      </w:pPr>
      <w:proofErr w:type="spellStart"/>
      <w:r>
        <w:rPr>
          <w:rFonts w:cstheme="majorHAnsi"/>
          <w:sz w:val="32"/>
          <w:szCs w:val="32"/>
        </w:rPr>
        <w:t>Numarator</w:t>
      </w:r>
      <w:proofErr w:type="spellEnd"/>
      <w:r>
        <w:rPr>
          <w:rFonts w:cstheme="majorHAnsi"/>
          <w:sz w:val="32"/>
          <w:szCs w:val="32"/>
        </w:rPr>
        <w:t xml:space="preserve"> 20 EURO</w:t>
      </w:r>
      <w:r>
        <w:rPr>
          <w:rFonts w:cs="Courier New"/>
          <w:sz w:val="32"/>
          <w:szCs w:val="32"/>
        </w:rPr>
        <w:t xml:space="preserve"> </w:t>
      </w:r>
      <w:r>
        <w:rPr>
          <w:rFonts w:cstheme="majorHAnsi"/>
          <w:sz w:val="32"/>
          <w:szCs w:val="32"/>
        </w:rPr>
        <w:t>(</w:t>
      </w:r>
      <w:proofErr w:type="spellStart"/>
      <w:r>
        <w:rPr>
          <w:rFonts w:cstheme="majorHAnsi"/>
          <w:sz w:val="32"/>
          <w:szCs w:val="32"/>
        </w:rPr>
        <w:t>realizat</w:t>
      </w:r>
      <w:proofErr w:type="spellEnd"/>
      <w:r>
        <w:rPr>
          <w:rFonts w:cstheme="majorHAnsi"/>
          <w:sz w:val="32"/>
          <w:szCs w:val="32"/>
        </w:rPr>
        <w:t xml:space="preserve"> de </w:t>
      </w:r>
      <w:proofErr w:type="spellStart"/>
      <w:r>
        <w:rPr>
          <w:rFonts w:cstheme="majorHAnsi"/>
          <w:sz w:val="32"/>
          <w:szCs w:val="32"/>
        </w:rPr>
        <w:t>Corpodean</w:t>
      </w:r>
      <w:proofErr w:type="spellEnd"/>
      <w:r>
        <w:rPr>
          <w:rFonts w:cstheme="majorHAnsi"/>
          <w:sz w:val="32"/>
          <w:szCs w:val="32"/>
        </w:rPr>
        <w:t xml:space="preserve"> Darius)</w:t>
      </w:r>
    </w:p>
    <w:p w14:paraId="477EEA6E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library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AF44DD5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USE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4E306B">
        <w:rPr>
          <w:rFonts w:ascii="Courier New" w:hAnsi="Courier New" w:cs="Courier New"/>
          <w:color w:val="800000"/>
          <w:sz w:val="20"/>
          <w:szCs w:val="20"/>
          <w:highlight w:val="white"/>
        </w:rPr>
        <w:t>std_logic_1164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95AD658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use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4E306B">
        <w:rPr>
          <w:rFonts w:ascii="Courier New" w:hAnsi="Courier New" w:cs="Courier New"/>
          <w:color w:val="800000"/>
          <w:sz w:val="20"/>
          <w:szCs w:val="20"/>
          <w:highlight w:val="white"/>
        </w:rPr>
        <w:t>std_logic_unsigned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CDDD272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Num_20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14DF4F82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port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en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clr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8000FF"/>
          <w:sz w:val="20"/>
          <w:szCs w:val="20"/>
          <w:highlight w:val="white"/>
        </w:rPr>
        <w:t>std_logic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5F9FDE0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Data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4E306B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28D576F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Q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4E306B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33602E18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BD5106F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7E43145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architecture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comp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of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Num_20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5842C75B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signal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4E306B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):=</w:t>
      </w:r>
      <w:r w:rsidRPr="004E306B">
        <w:rPr>
          <w:rFonts w:ascii="Courier New" w:hAnsi="Courier New" w:cs="Courier New"/>
          <w:color w:val="808080"/>
          <w:sz w:val="20"/>
          <w:szCs w:val="20"/>
          <w:highlight w:val="white"/>
        </w:rPr>
        <w:t>"01000000"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4E6DD1B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lastRenderedPageBreak/>
        <w:t>begin</w:t>
      </w:r>
    </w:p>
    <w:p w14:paraId="77BD0FA0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clr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2B0D5D85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3AC97C7A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clr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4E306B">
        <w:rPr>
          <w:rFonts w:ascii="Courier New" w:hAnsi="Courier New" w:cs="Courier New"/>
          <w:color w:val="808080"/>
          <w:sz w:val="20"/>
          <w:szCs w:val="20"/>
          <w:highlight w:val="white"/>
        </w:rPr>
        <w:t>"00000000"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EB920E5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elsif</w:t>
      </w:r>
      <w:proofErr w:type="spellEnd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color w:val="808000"/>
          <w:sz w:val="20"/>
          <w:szCs w:val="20"/>
          <w:highlight w:val="white"/>
        </w:rPr>
        <w:t>and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clk'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event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7F2FE374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en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6B35D96A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pl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proofErr w:type="gram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  <w:proofErr w:type="gramEnd"/>
    </w:p>
    <w:p w14:paraId="0BE2B684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num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38094F0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</w:p>
    <w:p w14:paraId="46DE6A64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num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num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DA468CD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 </w:t>
      </w:r>
    </w:p>
    <w:p w14:paraId="07555E96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11A595C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1AE31975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5545AE0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02EEDC8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Q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num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3650A85" w14:textId="5D98A798" w:rsidR="00710499" w:rsidRDefault="00710499" w:rsidP="00710499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comp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4626682" w14:textId="0E035F79" w:rsidR="00710499" w:rsidRDefault="00710499" w:rsidP="00710499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14:paraId="2CC26980" w14:textId="099A8932" w:rsidR="00710499" w:rsidRDefault="00710499" w:rsidP="00710499">
      <w:pPr>
        <w:pStyle w:val="Listparagraf"/>
        <w:numPr>
          <w:ilvl w:val="0"/>
          <w:numId w:val="5"/>
        </w:numPr>
        <w:rPr>
          <w:rFonts w:cstheme="majorHAnsi"/>
          <w:sz w:val="32"/>
          <w:szCs w:val="32"/>
        </w:rPr>
      </w:pPr>
      <w:proofErr w:type="spellStart"/>
      <w:r>
        <w:rPr>
          <w:rFonts w:cstheme="majorHAnsi"/>
          <w:sz w:val="32"/>
          <w:szCs w:val="32"/>
        </w:rPr>
        <w:t>Numarator</w:t>
      </w:r>
      <w:proofErr w:type="spellEnd"/>
      <w:r>
        <w:rPr>
          <w:rFonts w:cstheme="majorHAnsi"/>
          <w:sz w:val="32"/>
          <w:szCs w:val="32"/>
        </w:rPr>
        <w:t xml:space="preserve"> 50 EURO</w:t>
      </w:r>
      <w:r>
        <w:rPr>
          <w:rFonts w:cs="Courier New"/>
          <w:sz w:val="32"/>
          <w:szCs w:val="32"/>
        </w:rPr>
        <w:t xml:space="preserve"> </w:t>
      </w:r>
      <w:r>
        <w:rPr>
          <w:rFonts w:cstheme="majorHAnsi"/>
          <w:sz w:val="32"/>
          <w:szCs w:val="32"/>
        </w:rPr>
        <w:t>(</w:t>
      </w:r>
      <w:proofErr w:type="spellStart"/>
      <w:r>
        <w:rPr>
          <w:rFonts w:cstheme="majorHAnsi"/>
          <w:sz w:val="32"/>
          <w:szCs w:val="32"/>
        </w:rPr>
        <w:t>realizat</w:t>
      </w:r>
      <w:proofErr w:type="spellEnd"/>
      <w:r>
        <w:rPr>
          <w:rFonts w:cstheme="majorHAnsi"/>
          <w:sz w:val="32"/>
          <w:szCs w:val="32"/>
        </w:rPr>
        <w:t xml:space="preserve"> de </w:t>
      </w:r>
      <w:proofErr w:type="spellStart"/>
      <w:r>
        <w:rPr>
          <w:rFonts w:cstheme="majorHAnsi"/>
          <w:sz w:val="32"/>
          <w:szCs w:val="32"/>
        </w:rPr>
        <w:t>Corpodean</w:t>
      </w:r>
      <w:proofErr w:type="spellEnd"/>
      <w:r>
        <w:rPr>
          <w:rFonts w:cstheme="majorHAnsi"/>
          <w:sz w:val="32"/>
          <w:szCs w:val="32"/>
        </w:rPr>
        <w:t xml:space="preserve"> Darius)</w:t>
      </w:r>
    </w:p>
    <w:p w14:paraId="39560F5E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library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5986802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USE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4E306B">
        <w:rPr>
          <w:rFonts w:ascii="Courier New" w:hAnsi="Courier New" w:cs="Courier New"/>
          <w:color w:val="800000"/>
          <w:sz w:val="20"/>
          <w:szCs w:val="20"/>
          <w:highlight w:val="white"/>
        </w:rPr>
        <w:t>std_logic_1164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2DAECEB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use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4E306B">
        <w:rPr>
          <w:rFonts w:ascii="Courier New" w:hAnsi="Courier New" w:cs="Courier New"/>
          <w:color w:val="800000"/>
          <w:sz w:val="20"/>
          <w:szCs w:val="20"/>
          <w:highlight w:val="white"/>
        </w:rPr>
        <w:t>std_logic_unsigned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3BFC532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Num_50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3EFCD021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port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en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clr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8000FF"/>
          <w:sz w:val="20"/>
          <w:szCs w:val="20"/>
          <w:highlight w:val="white"/>
        </w:rPr>
        <w:t>std_logic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3C947FA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Data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4E306B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BDAE7F5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Q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4E306B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78018D4C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E96A101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3ABA212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architecture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comp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of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Num_50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0A754603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signal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4E306B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):=</w:t>
      </w:r>
      <w:r w:rsidRPr="004E306B">
        <w:rPr>
          <w:rFonts w:ascii="Courier New" w:hAnsi="Courier New" w:cs="Courier New"/>
          <w:color w:val="808080"/>
          <w:sz w:val="20"/>
          <w:szCs w:val="20"/>
          <w:highlight w:val="white"/>
        </w:rPr>
        <w:t>"01000000"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00BA0C7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6923DB44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clr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1F9FABE7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4B927B7C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clr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4E306B">
        <w:rPr>
          <w:rFonts w:ascii="Courier New" w:hAnsi="Courier New" w:cs="Courier New"/>
          <w:color w:val="808080"/>
          <w:sz w:val="20"/>
          <w:szCs w:val="20"/>
          <w:highlight w:val="white"/>
        </w:rPr>
        <w:t>"00000000"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D981139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elsif</w:t>
      </w:r>
      <w:proofErr w:type="spellEnd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color w:val="808000"/>
          <w:sz w:val="20"/>
          <w:szCs w:val="20"/>
          <w:highlight w:val="white"/>
        </w:rPr>
        <w:t>and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clk'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event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</w:p>
    <w:p w14:paraId="5DD994FE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en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7F35B394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pl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proofErr w:type="gram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  <w:proofErr w:type="gramEnd"/>
    </w:p>
    <w:p w14:paraId="4A3736C4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num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33CDCBD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</w:p>
    <w:p w14:paraId="10ED08D8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num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num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078F333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 </w:t>
      </w:r>
    </w:p>
    <w:p w14:paraId="6B16D639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6253BB8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3D70FB27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25FE3EE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3B7F65B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Q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num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2725B0E" w14:textId="088E09E6" w:rsidR="00710499" w:rsidRDefault="00710499" w:rsidP="00710499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comp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C1E8203" w14:textId="496E958A" w:rsidR="00710499" w:rsidRDefault="00710499" w:rsidP="00710499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14:paraId="04E94530" w14:textId="1C09F5AE" w:rsidR="00710499" w:rsidRPr="00710499" w:rsidRDefault="00710499" w:rsidP="00710499">
      <w:pPr>
        <w:pStyle w:val="Listparagraf"/>
        <w:numPr>
          <w:ilvl w:val="0"/>
          <w:numId w:val="5"/>
        </w:numPr>
        <w:rPr>
          <w:rFonts w:cstheme="majorHAnsi"/>
          <w:sz w:val="32"/>
          <w:szCs w:val="32"/>
        </w:rPr>
      </w:pPr>
      <w:proofErr w:type="spellStart"/>
      <w:r w:rsidRPr="00710499">
        <w:rPr>
          <w:rFonts w:cstheme="majorHAnsi"/>
          <w:sz w:val="32"/>
          <w:szCs w:val="32"/>
        </w:rPr>
        <w:t>Numarator</w:t>
      </w:r>
      <w:proofErr w:type="spellEnd"/>
      <w:r w:rsidRPr="00710499">
        <w:rPr>
          <w:rFonts w:cstheme="majorHAnsi"/>
          <w:sz w:val="32"/>
          <w:szCs w:val="32"/>
        </w:rPr>
        <w:t xml:space="preserve"> 100 EURO</w:t>
      </w:r>
      <w:r w:rsidRPr="00710499">
        <w:rPr>
          <w:rFonts w:cs="Courier New"/>
          <w:sz w:val="32"/>
          <w:szCs w:val="32"/>
        </w:rPr>
        <w:t xml:space="preserve"> </w:t>
      </w:r>
      <w:r w:rsidRPr="00710499">
        <w:rPr>
          <w:rFonts w:cstheme="majorHAnsi"/>
          <w:sz w:val="32"/>
          <w:szCs w:val="32"/>
        </w:rPr>
        <w:t>(</w:t>
      </w:r>
      <w:proofErr w:type="spellStart"/>
      <w:r w:rsidRPr="00710499">
        <w:rPr>
          <w:rFonts w:cstheme="majorHAnsi"/>
          <w:sz w:val="32"/>
          <w:szCs w:val="32"/>
        </w:rPr>
        <w:t>realizat</w:t>
      </w:r>
      <w:proofErr w:type="spellEnd"/>
      <w:r w:rsidRPr="00710499">
        <w:rPr>
          <w:rFonts w:cstheme="majorHAnsi"/>
          <w:sz w:val="32"/>
          <w:szCs w:val="32"/>
        </w:rPr>
        <w:t xml:space="preserve"> de </w:t>
      </w:r>
      <w:proofErr w:type="spellStart"/>
      <w:r w:rsidRPr="00710499">
        <w:rPr>
          <w:rFonts w:cstheme="majorHAnsi"/>
          <w:sz w:val="32"/>
          <w:szCs w:val="32"/>
        </w:rPr>
        <w:t>Corpodean</w:t>
      </w:r>
      <w:proofErr w:type="spellEnd"/>
      <w:r w:rsidRPr="00710499">
        <w:rPr>
          <w:rFonts w:cstheme="majorHAnsi"/>
          <w:sz w:val="32"/>
          <w:szCs w:val="32"/>
        </w:rPr>
        <w:t xml:space="preserve"> Darius)</w:t>
      </w:r>
    </w:p>
    <w:p w14:paraId="040FE5BC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library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0ECFF9D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lastRenderedPageBreak/>
        <w:t>USE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4E306B">
        <w:rPr>
          <w:rFonts w:ascii="Courier New" w:hAnsi="Courier New" w:cs="Courier New"/>
          <w:color w:val="800000"/>
          <w:sz w:val="20"/>
          <w:szCs w:val="20"/>
          <w:highlight w:val="white"/>
        </w:rPr>
        <w:t>std_logic_1164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F170B37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use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4E306B">
        <w:rPr>
          <w:rFonts w:ascii="Courier New" w:hAnsi="Courier New" w:cs="Courier New"/>
          <w:color w:val="800000"/>
          <w:sz w:val="20"/>
          <w:szCs w:val="20"/>
          <w:highlight w:val="white"/>
        </w:rPr>
        <w:t>std_logic_unsigned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2162D73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Num_100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67DA60E7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port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en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clr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8000FF"/>
          <w:sz w:val="20"/>
          <w:szCs w:val="20"/>
          <w:highlight w:val="white"/>
        </w:rPr>
        <w:t>std_logic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FC46CBD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Data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4E306B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D8C5AEF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Q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4E306B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3C897F95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1F03B3E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81D7144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architecture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comp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of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Num_100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1C8F434E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signal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4E306B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):=</w:t>
      </w:r>
      <w:r w:rsidRPr="004E306B">
        <w:rPr>
          <w:rFonts w:ascii="Courier New" w:hAnsi="Courier New" w:cs="Courier New"/>
          <w:color w:val="808080"/>
          <w:sz w:val="20"/>
          <w:szCs w:val="20"/>
          <w:highlight w:val="white"/>
        </w:rPr>
        <w:t>"01000000"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F15CCA5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4258B074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clr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5F763C2A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55EEF1EC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clr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4E306B">
        <w:rPr>
          <w:rFonts w:ascii="Courier New" w:hAnsi="Courier New" w:cs="Courier New"/>
          <w:color w:val="808080"/>
          <w:sz w:val="20"/>
          <w:szCs w:val="20"/>
          <w:highlight w:val="white"/>
        </w:rPr>
        <w:t>"00000000"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AC3BC55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elsif</w:t>
      </w:r>
      <w:proofErr w:type="spellEnd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color w:val="808000"/>
          <w:sz w:val="20"/>
          <w:szCs w:val="20"/>
          <w:highlight w:val="white"/>
        </w:rPr>
        <w:t>and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clk'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event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521CDB4D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pl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proofErr w:type="gram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  <w:proofErr w:type="gramEnd"/>
    </w:p>
    <w:p w14:paraId="3815EB52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en</w:t>
      </w:r>
      <w:proofErr w:type="spellEnd"/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3BF1742B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num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902651F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</w:p>
    <w:p w14:paraId="2BEE2563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num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num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 w:rsidRPr="004E306B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A1D199C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</w:t>
      </w:r>
    </w:p>
    <w:p w14:paraId="796C5CEB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D35AF1D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F8BBC3C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EC11553" w14:textId="77777777" w:rsidR="00710499" w:rsidRPr="004E306B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Q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>num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05BEE96" w14:textId="2F15298E" w:rsidR="00710499" w:rsidRDefault="00710499" w:rsidP="00710499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  <w:r w:rsidRPr="004E306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4E306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comp</w:t>
      </w:r>
      <w:r w:rsidRPr="004E306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9E80633" w14:textId="3542B5A9" w:rsidR="00710499" w:rsidRDefault="00710499" w:rsidP="00710499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14:paraId="1D6139D2" w14:textId="4A0E935C" w:rsidR="00710499" w:rsidRPr="00710499" w:rsidRDefault="00710499" w:rsidP="00710499">
      <w:pPr>
        <w:pStyle w:val="Listparagraf"/>
        <w:numPr>
          <w:ilvl w:val="0"/>
          <w:numId w:val="5"/>
        </w:numPr>
        <w:rPr>
          <w:rFonts w:cstheme="majorHAnsi"/>
          <w:sz w:val="32"/>
          <w:szCs w:val="32"/>
        </w:rPr>
      </w:pPr>
      <w:proofErr w:type="spellStart"/>
      <w:r w:rsidRPr="00710499">
        <w:rPr>
          <w:rFonts w:cstheme="majorHAnsi"/>
          <w:sz w:val="32"/>
          <w:szCs w:val="32"/>
        </w:rPr>
        <w:t>Numarator</w:t>
      </w:r>
      <w:proofErr w:type="spellEnd"/>
      <w:r w:rsidRPr="00710499">
        <w:rPr>
          <w:rFonts w:cstheme="majorHAnsi"/>
          <w:sz w:val="32"/>
          <w:szCs w:val="32"/>
        </w:rPr>
        <w:t xml:space="preserve"> 500 EURO</w:t>
      </w:r>
      <w:r w:rsidRPr="00710499">
        <w:rPr>
          <w:rFonts w:cs="Courier New"/>
          <w:sz w:val="32"/>
          <w:szCs w:val="32"/>
        </w:rPr>
        <w:t xml:space="preserve"> </w:t>
      </w:r>
      <w:r w:rsidRPr="00710499">
        <w:rPr>
          <w:rFonts w:cstheme="majorHAnsi"/>
          <w:sz w:val="32"/>
          <w:szCs w:val="32"/>
        </w:rPr>
        <w:t>(</w:t>
      </w:r>
      <w:proofErr w:type="spellStart"/>
      <w:r w:rsidRPr="00710499">
        <w:rPr>
          <w:rFonts w:cstheme="majorHAnsi"/>
          <w:sz w:val="32"/>
          <w:szCs w:val="32"/>
        </w:rPr>
        <w:t>realizat</w:t>
      </w:r>
      <w:proofErr w:type="spellEnd"/>
      <w:r w:rsidRPr="00710499">
        <w:rPr>
          <w:rFonts w:cstheme="majorHAnsi"/>
          <w:sz w:val="32"/>
          <w:szCs w:val="32"/>
        </w:rPr>
        <w:t xml:space="preserve"> de </w:t>
      </w:r>
      <w:proofErr w:type="spellStart"/>
      <w:r w:rsidRPr="00710499">
        <w:rPr>
          <w:rFonts w:cstheme="majorHAnsi"/>
          <w:sz w:val="32"/>
          <w:szCs w:val="32"/>
        </w:rPr>
        <w:t>Corpodean</w:t>
      </w:r>
      <w:proofErr w:type="spellEnd"/>
      <w:r w:rsidRPr="00710499">
        <w:rPr>
          <w:rFonts w:cstheme="majorHAnsi"/>
          <w:sz w:val="32"/>
          <w:szCs w:val="32"/>
        </w:rPr>
        <w:t xml:space="preserve"> Darius)</w:t>
      </w:r>
    </w:p>
    <w:p w14:paraId="35F3EC4E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library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2C01DD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9BD3CF5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USE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2C01DD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2C01DD">
        <w:rPr>
          <w:rFonts w:ascii="Courier New" w:hAnsi="Courier New" w:cs="Courier New"/>
          <w:color w:val="800000"/>
          <w:sz w:val="20"/>
          <w:szCs w:val="20"/>
          <w:highlight w:val="white"/>
        </w:rPr>
        <w:t>std_logic_1164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BD86DEE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use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2C01DD">
        <w:rPr>
          <w:rFonts w:ascii="Courier New" w:hAnsi="Courier New" w:cs="Courier New"/>
          <w:color w:val="800000"/>
          <w:sz w:val="20"/>
          <w:szCs w:val="20"/>
          <w:highlight w:val="white"/>
        </w:rPr>
        <w:t>ieee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2C01DD">
        <w:rPr>
          <w:rFonts w:ascii="Courier New" w:hAnsi="Courier New" w:cs="Courier New"/>
          <w:color w:val="800000"/>
          <w:sz w:val="20"/>
          <w:szCs w:val="20"/>
          <w:highlight w:val="white"/>
        </w:rPr>
        <w:t>std_logic_unsigned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proofErr w:type="spellEnd"/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8FDFEA7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Num_500 </w:t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231F398A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port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>en</w:t>
      </w:r>
      <w:proofErr w:type="spellEnd"/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>clr</w:t>
      </w:r>
      <w:proofErr w:type="spellEnd"/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2C01DD">
        <w:rPr>
          <w:rFonts w:ascii="Courier New" w:hAnsi="Courier New" w:cs="Courier New"/>
          <w:color w:val="8000FF"/>
          <w:sz w:val="20"/>
          <w:szCs w:val="20"/>
          <w:highlight w:val="white"/>
        </w:rPr>
        <w:t>std_logic</w:t>
      </w:r>
      <w:proofErr w:type="spellEnd"/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FEF3A0C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Data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2C01DD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2C01DD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2C01DD"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2C01DD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792D32D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Q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2C01DD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2C01DD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2C01DD"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2C01DD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76BC1FB7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entity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A199C6E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architecture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comp </w:t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of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Num_500 </w:t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is</w:t>
      </w:r>
    </w:p>
    <w:p w14:paraId="3392DFA2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signal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2C01DD">
        <w:rPr>
          <w:rFonts w:ascii="Courier New" w:hAnsi="Courier New" w:cs="Courier New"/>
          <w:color w:val="8000FF"/>
          <w:sz w:val="20"/>
          <w:szCs w:val="20"/>
          <w:highlight w:val="white"/>
        </w:rPr>
        <w:t>std_logic_</w:t>
      </w:r>
      <w:proofErr w:type="gramStart"/>
      <w:r w:rsidRPr="002C01DD">
        <w:rPr>
          <w:rFonts w:ascii="Courier New" w:hAnsi="Courier New" w:cs="Courier New"/>
          <w:color w:val="8000FF"/>
          <w:sz w:val="20"/>
          <w:szCs w:val="20"/>
          <w:highlight w:val="white"/>
        </w:rPr>
        <w:t>vector</w:t>
      </w:r>
      <w:proofErr w:type="spellEnd"/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 w:rsidRPr="002C01DD"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2C01DD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):=</w:t>
      </w:r>
      <w:r w:rsidRPr="002C01DD">
        <w:rPr>
          <w:rFonts w:ascii="Courier New" w:hAnsi="Courier New" w:cs="Courier New"/>
          <w:color w:val="808080"/>
          <w:sz w:val="20"/>
          <w:szCs w:val="20"/>
          <w:highlight w:val="white"/>
        </w:rPr>
        <w:t>"01000000"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49A221E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481BB1B0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>clr</w:t>
      </w:r>
      <w:proofErr w:type="spellEnd"/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697C9024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6AB2A1CC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>clr</w:t>
      </w:r>
      <w:proofErr w:type="spellEnd"/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2C01DD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2C01DD">
        <w:rPr>
          <w:rFonts w:ascii="Courier New" w:hAnsi="Courier New" w:cs="Courier New"/>
          <w:color w:val="808080"/>
          <w:sz w:val="20"/>
          <w:szCs w:val="20"/>
          <w:highlight w:val="white"/>
        </w:rPr>
        <w:t>"00000000"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1F5FE73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elsif</w:t>
      </w:r>
      <w:proofErr w:type="spellEnd"/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2C01DD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2C01DD">
        <w:rPr>
          <w:rFonts w:ascii="Courier New" w:hAnsi="Courier New" w:cs="Courier New"/>
          <w:color w:val="808000"/>
          <w:sz w:val="20"/>
          <w:szCs w:val="20"/>
          <w:highlight w:val="white"/>
        </w:rPr>
        <w:t>and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>clk'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event</w:t>
      </w:r>
      <w:proofErr w:type="spellEnd"/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352F7ED5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>pl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2C01DD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proofErr w:type="gramStart"/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  <w:proofErr w:type="gramEnd"/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</w:p>
    <w:p w14:paraId="7A219149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>en</w:t>
      </w:r>
      <w:proofErr w:type="spellEnd"/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2C01DD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then</w:t>
      </w:r>
    </w:p>
    <w:p w14:paraId="74CF8A8A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num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>Data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902B50F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</w:p>
    <w:p w14:paraId="57E8F410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num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>num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 w:rsidRPr="002C01DD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EE7EE12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</w:p>
    <w:p w14:paraId="42A4DD5D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9CD14CC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BA3B20C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1F24B54" w14:textId="77777777" w:rsidR="00710499" w:rsidRPr="002C01DD" w:rsidRDefault="00710499" w:rsidP="007104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Q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>num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740AE9B" w14:textId="2F52DEB7" w:rsidR="00710499" w:rsidRDefault="00710499" w:rsidP="00710499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  <w:r w:rsidRPr="002C01D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 w:rsidRPr="002C01D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comp</w:t>
      </w:r>
      <w:r w:rsidRPr="002C01D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936DCBD" w14:textId="68BEF25C" w:rsidR="004E5ECA" w:rsidRDefault="004E5ECA" w:rsidP="00710499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14:paraId="00649A01" w14:textId="77777777" w:rsidR="004E5ECA" w:rsidRDefault="004E5ECA" w:rsidP="00710499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14:paraId="5B3FD3C8" w14:textId="7EF00310" w:rsidR="00710499" w:rsidRPr="00627853" w:rsidRDefault="00CD613D" w:rsidP="00710499">
      <w:pPr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</w:pPr>
      <w:proofErr w:type="spellStart"/>
      <w:r w:rsidRPr="00627853"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  <w:t>Codul</w:t>
      </w:r>
      <w:proofErr w:type="spellEnd"/>
      <w:r w:rsidRPr="00627853"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627853"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  <w:t>pentru</w:t>
      </w:r>
      <w:proofErr w:type="spellEnd"/>
      <w:r w:rsidRPr="00627853"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627853"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  <w:t>ansamblu</w:t>
      </w:r>
      <w:proofErr w:type="spellEnd"/>
      <w:r w:rsidRPr="00627853"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  <w:t>:</w:t>
      </w:r>
    </w:p>
    <w:p w14:paraId="58B286C1" w14:textId="75FF24A8" w:rsidR="00CD613D" w:rsidRPr="00627853" w:rsidRDefault="00CD613D" w:rsidP="00710499">
      <w:pPr>
        <w:rPr>
          <w:rFonts w:asciiTheme="majorHAnsi" w:hAnsiTheme="majorHAnsi" w:cstheme="majorHAnsi"/>
          <w:color w:val="000000" w:themeColor="text1"/>
          <w:sz w:val="32"/>
          <w:szCs w:val="32"/>
        </w:rPr>
      </w:pPr>
      <w:r w:rsidRPr="00627853">
        <w:rPr>
          <w:rFonts w:asciiTheme="majorHAnsi" w:hAnsiTheme="majorHAnsi" w:cstheme="majorHAnsi"/>
          <w:color w:val="000000" w:themeColor="text1"/>
          <w:sz w:val="32"/>
          <w:szCs w:val="32"/>
        </w:rPr>
        <w:t>(</w:t>
      </w:r>
      <w:proofErr w:type="spellStart"/>
      <w:r w:rsidRPr="00627853">
        <w:rPr>
          <w:rFonts w:asciiTheme="majorHAnsi" w:hAnsiTheme="majorHAnsi" w:cstheme="majorHAnsi"/>
          <w:color w:val="000000" w:themeColor="text1"/>
          <w:sz w:val="32"/>
          <w:szCs w:val="32"/>
        </w:rPr>
        <w:t>realizat</w:t>
      </w:r>
      <w:proofErr w:type="spellEnd"/>
      <w:r w:rsidRPr="00627853">
        <w:rPr>
          <w:rFonts w:asciiTheme="majorHAnsi" w:hAnsiTheme="majorHAnsi" w:cstheme="majorHAnsi"/>
          <w:color w:val="000000" w:themeColor="text1"/>
          <w:sz w:val="32"/>
          <w:szCs w:val="32"/>
        </w:rPr>
        <w:t xml:space="preserve"> de </w:t>
      </w:r>
      <w:proofErr w:type="spellStart"/>
      <w:r w:rsidRPr="00627853">
        <w:rPr>
          <w:rFonts w:asciiTheme="majorHAnsi" w:hAnsiTheme="majorHAnsi" w:cstheme="majorHAnsi"/>
          <w:color w:val="000000" w:themeColor="text1"/>
          <w:sz w:val="32"/>
          <w:szCs w:val="32"/>
        </w:rPr>
        <w:t>amandoi</w:t>
      </w:r>
      <w:proofErr w:type="spellEnd"/>
      <w:r w:rsidRPr="00627853">
        <w:rPr>
          <w:rFonts w:asciiTheme="majorHAnsi" w:hAnsiTheme="majorHAnsi" w:cstheme="majorHAnsi"/>
          <w:color w:val="000000" w:themeColor="text1"/>
          <w:sz w:val="32"/>
          <w:szCs w:val="32"/>
        </w:rPr>
        <w:t>)</w:t>
      </w:r>
    </w:p>
    <w:p w14:paraId="7FA68244" w14:textId="4F69423F" w:rsidR="00CD613D" w:rsidRDefault="00CD613D" w:rsidP="00CD613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7F183A2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0000"/>
          <w:sz w:val="20"/>
          <w:szCs w:val="20"/>
        </w:rPr>
        <w:t>work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7C4C3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library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E85275C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0000"/>
          <w:sz w:val="20"/>
          <w:szCs w:val="20"/>
        </w:rPr>
        <w:t>ieee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F3839">
        <w:rPr>
          <w:rFonts w:ascii="Courier New" w:eastAsia="Times New Roman" w:hAnsi="Courier New" w:cs="Courier New"/>
          <w:color w:val="800000"/>
          <w:sz w:val="20"/>
          <w:szCs w:val="20"/>
        </w:rPr>
        <w:t>std_logic_1164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543C98B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4979A28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ATM_BANCAR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2701E75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0F15DE23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clk5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4F7A826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adresa_card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BFAA5ED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op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9BC530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bancnota_introdusa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8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8CB37B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anod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726774C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catod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9BB8170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eliberare_card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96195E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eliberare_chitanta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FC1A933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eliberare_numerar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384C5EB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entity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7A9B1A4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410E8A6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architecture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STRUCTURALA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of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ATM_BANCAR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</w:p>
    <w:p w14:paraId="57B9FCB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1522206D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ROM_EXP</w:t>
      </w:r>
    </w:p>
    <w:p w14:paraId="5942C4CC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cs</w:t>
      </w:r>
      <w:proofErr w:type="gram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1849FB9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adresa_card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7F05F57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an_exp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B864C12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luna_exp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5A21229B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44398CDE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6EDE0473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COMP_DATA</w:t>
      </w:r>
    </w:p>
    <w:p w14:paraId="565DADE1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62E4858D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an_exp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3E452E1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luna_exp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94C67B8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data_ok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333B990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12629A3D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6BC3D03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RAM_PIN</w:t>
      </w:r>
    </w:p>
    <w:p w14:paraId="52183881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cs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we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63C9B63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adresa_card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E21D55E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pin_de_schimbat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3035E06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pin_dat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433AF514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7D8E57E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66E8FBD2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COMP_PIN</w:t>
      </w:r>
    </w:p>
    <w:p w14:paraId="13119A75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255F34F3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pin_memorie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pin_intrare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07F1BD4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pin_ok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proofErr w:type="gram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75B6DC8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98F5C5C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1BD712E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DMUX_OP</w:t>
      </w:r>
    </w:p>
    <w:p w14:paraId="24FE28AD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56B441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operatie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F2139D8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o</w:t>
      </w:r>
      <w:proofErr w:type="gram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o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o3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o4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8B4F27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0C71872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0101BD70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RAM_SOLD </w:t>
      </w:r>
    </w:p>
    <w:p w14:paraId="3ACD1401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cs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we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8854B8B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adresa_card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5CB00F5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suma_noua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949D333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suma_exist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50382DC2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6404A57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3B709D6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COMP_1000 </w:t>
      </w:r>
    </w:p>
    <w:p w14:paraId="6A547D25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4651DBC4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o3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D68DA8D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suma_ceruta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A951FB9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5EEE781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9341DE6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6F6BD8D1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COMP_SUMA </w:t>
      </w:r>
    </w:p>
    <w:p w14:paraId="1769C915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</w:p>
    <w:p w14:paraId="5053E78C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suma_exist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suma_ceruta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DE6B330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674FD4C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612623AD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0F33803D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afisare_sold</w:t>
      </w:r>
      <w:proofErr w:type="spellEnd"/>
    </w:p>
    <w:p w14:paraId="45CB5636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anod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4B73C59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catod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492D6E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dec_zeci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04C55E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dec_sute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B8973C2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dec_mii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32AD3A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D07C44D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enable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E02B51C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8EAC5D2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21B3CA2E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afisare_pin_schimbat</w:t>
      </w:r>
      <w:proofErr w:type="spellEnd"/>
    </w:p>
    <w:p w14:paraId="096005BB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anod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3C88131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catod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E111FB8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1FADDC3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enable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01A6EDC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eliberare_chitanta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11BD2D9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374C25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215193CD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Comp_BANC</w:t>
      </w:r>
      <w:proofErr w:type="spellEnd"/>
    </w:p>
    <w:p w14:paraId="519FD86B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C3E5C81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F6FC6A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n</w:t>
      </w:r>
      <w:proofErr w:type="gram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10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n20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n50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n100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n500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E26114B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</w:t>
      </w:r>
      <w:proofErr w:type="gram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10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d20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d50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d100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d500 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57275D7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banc_ok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</w:p>
    <w:p w14:paraId="631F7BDD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9DFC76B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8F2308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6E3DABD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Num_5 </w:t>
      </w:r>
    </w:p>
    <w:p w14:paraId="4EF7869E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8F437F0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Data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C12B22E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Q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144A46D6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08C3518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</w:p>
    <w:p w14:paraId="1DDD99C9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Num_10 </w:t>
      </w:r>
    </w:p>
    <w:p w14:paraId="5961731C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A89DC45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Data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5D3EBD3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Q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0E0AF6A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5A598A5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4CDDD752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Num_20</w:t>
      </w:r>
    </w:p>
    <w:p w14:paraId="759A3569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7FFE811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Data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F76B5CE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Q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382993AD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E1326CB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2FC41682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Num_50</w:t>
      </w:r>
    </w:p>
    <w:p w14:paraId="10A04E20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0E1CD61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Data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1910571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Q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538A75A0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1CF5019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094081D0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Num_100 </w:t>
      </w:r>
    </w:p>
    <w:p w14:paraId="0AC0BAEC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ECF963E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Data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CC37AAE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Q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124633F7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A443A89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16866F44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Num_500</w:t>
      </w:r>
    </w:p>
    <w:p w14:paraId="3E6740D8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A2F80B4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Data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B6931E3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Q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7DABA9A7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D9863D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1A3B8986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scazator_sold</w:t>
      </w:r>
      <w:proofErr w:type="spellEnd"/>
    </w:p>
    <w:p w14:paraId="79179FA9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proofErr w:type="gram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A550943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suma_extrasa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B511459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sold_existent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0867F57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sold_nou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2CFDA63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scadere_ok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AF9E122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eliberare_numerar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F3E9A23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eliberare_card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FAC00D0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4A80C12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7DE3E694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Decod_Banc</w:t>
      </w:r>
      <w:proofErr w:type="spellEnd"/>
    </w:p>
    <w:p w14:paraId="2B11A604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o4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1AB0CE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bancnota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8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DFDC85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banc_decod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BFCAFD1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banc_ok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7F1AD76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D9834C0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432C7C05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Sumator_Sold</w:t>
      </w:r>
      <w:proofErr w:type="spellEnd"/>
    </w:p>
    <w:p w14:paraId="1C9EB697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0FCF927B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banc_decod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9332112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sold_vechi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98885B5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sold_nou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757E463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0859C265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7683588E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DMUX_BANC</w:t>
      </w:r>
    </w:p>
    <w:p w14:paraId="27E944C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B01918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sel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6393AE4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</w:t>
      </w:r>
      <w:proofErr w:type="gram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n3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n4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n5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n6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C951BE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1F5CA6BE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40758C7B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decodificator_mii</w:t>
      </w:r>
      <w:proofErr w:type="spellEnd"/>
    </w:p>
    <w:p w14:paraId="789B3321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5058121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6F37D0D6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B5399B4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613C60E3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decodificator_sute</w:t>
      </w:r>
      <w:proofErr w:type="spellEnd"/>
    </w:p>
    <w:p w14:paraId="645DBDC7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B4668E9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5733A8E1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3E2B1D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5ACDEA89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decodificator_zeci</w:t>
      </w:r>
      <w:proofErr w:type="spellEnd"/>
    </w:p>
    <w:p w14:paraId="28AB6ACE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32D1CED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04BBA3DE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D8A211D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2725287C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decodificator_unit</w:t>
      </w:r>
      <w:proofErr w:type="spellEnd"/>
    </w:p>
    <w:p w14:paraId="578ED372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D52914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nr_decodificat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039D55D3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45F23620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7813457C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Pin_mii</w:t>
      </w:r>
      <w:proofErr w:type="spellEnd"/>
    </w:p>
    <w:p w14:paraId="165D9A6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FF98B6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unit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366DA45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BD064B4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64B42CD9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Pin_sute</w:t>
      </w:r>
      <w:proofErr w:type="spellEnd"/>
    </w:p>
    <w:p w14:paraId="6F296A67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2E3EF00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unit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D5496F6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1302B8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4003349C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Pin_zeci</w:t>
      </w:r>
      <w:proofErr w:type="spellEnd"/>
    </w:p>
    <w:p w14:paraId="56061897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2EA437B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unit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02B8B5E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18E6C25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1FD77680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Pin_unit</w:t>
      </w:r>
      <w:proofErr w:type="spellEnd"/>
    </w:p>
    <w:p w14:paraId="27E9C2AD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DDE26D6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unit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E84BE3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258292C9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1D45E916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asamblare_pin</w:t>
      </w:r>
      <w:proofErr w:type="spellEnd"/>
    </w:p>
    <w:p w14:paraId="1E0BB016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u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z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m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16EED38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78F6425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pin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3301C160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56442DC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265DA99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Selectare_pin_sume</w:t>
      </w:r>
      <w:proofErr w:type="spellEnd"/>
    </w:p>
    <w:p w14:paraId="287FEFE8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en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F236654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pin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pin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_nou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C19968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CB1B0F6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67DE8C01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debouncer</w:t>
      </w:r>
      <w:proofErr w:type="spellEnd"/>
    </w:p>
    <w:p w14:paraId="5FADFCD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btn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0CAD02D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btn_db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FA12E07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56FC106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7B4CCE08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divizor</w:t>
      </w:r>
      <w:proofErr w:type="spellEnd"/>
    </w:p>
    <w:p w14:paraId="4C88F45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D130CD1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out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EDF8BE3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component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010654C4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6AEE99C0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an_exp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E8D3D94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luna_exp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B80529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data_ok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suma_da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banc_ok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scad_</w:t>
      </w:r>
      <w:proofErr w:type="gram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ok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bancnota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we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4EE8144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pin_dat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pin_nou1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CE1EFE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pin_ok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2BE82A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1A84BC4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suma_exist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suma_noua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sold_nou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suma_existenta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suma_exist1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suma_exist2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sold_exist1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506F7006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dec_unit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dec_zeci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dec_sute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dec_mii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E297D81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n10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n20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n50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n100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n500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d10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d20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d50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d100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d500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8C0AA35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banc_decod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24EA61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nr1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nr2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nr3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nr4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nr5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nr6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E47B845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test6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50751412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b10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b20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b50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b100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b500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68FCAA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55F74BD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unit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zeci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sute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mii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unit1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zeci1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sute1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mii1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unit2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zeci2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sute2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mii2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integer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A0E5657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operatie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3134616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pn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</w:p>
    <w:p w14:paraId="657484D8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suma_ceruta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pin_nou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std_logic_</w:t>
      </w:r>
      <w:proofErr w:type="gram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vector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15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downto</w:t>
      </w:r>
      <w:proofErr w:type="spell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2193DEB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signal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cclk1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cclk2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cclk3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cclk4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cclk5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8000FF"/>
          <w:sz w:val="20"/>
          <w:szCs w:val="20"/>
        </w:rPr>
        <w:t>std_logic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6925F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25E2DE35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begin</w:t>
      </w:r>
    </w:p>
    <w:p w14:paraId="0B7370CC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66BAF7E8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DEBOUNCER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cclk1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DC56928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DEBOUNCER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cclk2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95FF043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DEBOUNCER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cclk3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090EDD1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D6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DEBOUNCER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cclk4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3003C9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D7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DEBOUNCER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cclk5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B2192F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D8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DIVIZOR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21028A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ROM_EXP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'1</w:t>
      </w:r>
      <w:proofErr w:type="gramStart"/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adresa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_card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an_exp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luna_exp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0F58D53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COMP_DATA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an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_exp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luna_exp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data_ok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73B9B7E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RAM_PIN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data_ok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adresa_card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pin_nou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pin_dat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54C911A8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Z0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SELECTARE_PIN_SUME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pn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0B72E8D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Z1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PIN_UNIT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unit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E81ACDD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Z2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PIN_ZECI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zeci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FD18BB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Z3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PIN_SUTE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sute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4EA3890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Z4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PIN_MII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mii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888A58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Z5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ASAMBLARE_PIN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unit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zeci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sute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mii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1D443019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Z6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PIN_UNIT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pn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unit1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BF5FE0E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Z7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PIN_UNIT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pn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zeci1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7204A2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Z8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PIN_UNIT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pn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sute1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CC9D005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Z9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PIN_UNIT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pn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mii1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653E5ACE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Z10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ASAMBLARE_PIN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unit1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zeci1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sute1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mii1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pn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pin_nou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42E8EF1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Z11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PIN_UNIT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unit2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F3839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-- </w:t>
      </w:r>
    </w:p>
    <w:p w14:paraId="292E81ED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Z12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PIN_UNIT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zeci2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83B3AC9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Z13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PIN_UNIT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sute2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34B1B1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Z14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PIN_UNIT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mii2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435C2F88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Z15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ASAMBLARE_PIN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unit2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zeci2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sute2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mii2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suma_ceruta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29841E2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COMP_PIN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pin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_dat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pin_ok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6244DE5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DMUX_OP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pin_ok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9CD3F62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C6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RAM_SOLD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o1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adresa_card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suma_noua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suma_existenta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205495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DECODIFICATOR_MII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suma_existenta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dec_mii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FDCB93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DECODIFICATOR_SUTE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suma_existenta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dec_sute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1BB89E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DECODIFICATOR_ZECI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suma_existenta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dec_zeci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2A6C2A7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DECODIFICATOR_UNIT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suma_existenta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dec_unit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286690C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C7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AFISARE_SOLD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anod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catod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dec_zeci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dec_sute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dec_mii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7978A5E2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C8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RAM_PIN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o2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adresa_card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pin_nou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pin_nou1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480B59C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C9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AFISARE_PIN_SCHIMBAT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anod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catod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eliberare_chitanta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8C3D871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C10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COMP_1000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o3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suma_ceruta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C535EC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C11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RAM_SOLD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adresa_card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suma_noua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suma_exist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568290C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C12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COMP_SUMA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suma_exist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suma_ceruta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suma_da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7FB9E02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C13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NUM_5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AE974E3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C14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NUM_10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n10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9361136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C15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NUM_20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n20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A3F4246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C16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NUM_50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n50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7DE426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C17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NUM_100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n100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4A76F59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C18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NUM_500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n500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66766B3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C19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COMP_BANC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suma_da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suma_ceruta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n10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n20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n50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n100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n500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d10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d20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d50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d100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d500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banc_ok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7DBB1CC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C20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NUM_5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banc_ok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240D7F7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C21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NUM_10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banc_ok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d10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CAA1E69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C22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NUM_20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banc_ok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d20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55D6966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C23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NUM_50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banc_ok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d50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BA1644B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C24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NUM_100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banc_ok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d100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9915CD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C25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NUM_500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banc_ok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d500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test6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8A3D53D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C26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SCAZATOR_SOLD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banc_ok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suma_ceruta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suma_exist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suma_noua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scad_ok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eliberare_numerar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eliberare_card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03847EC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C27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RAM_SOLD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scad_ok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adresa_card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suma_noua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suma_exist1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A2BFC80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C28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DECOD_BANC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o4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bancnota_introdusa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banc_decod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bancnota_ok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</w:p>
    <w:p w14:paraId="0482BD8E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C29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RAM_SOLD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o4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adresa_card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suma_noua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suma_exist2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6AE983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C30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SUMATOR_SOLD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banc_decod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suma_exist2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sold_nou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3129FEC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C31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RAM_SOLD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o4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adresa_card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sold_nou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sold_exist1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C8DD2B6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C32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DMUX_BANC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banc_decod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nr1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nr2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nr3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nr4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nr5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nr6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77D96FDF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C33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NUM_5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nr1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BA5C375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C34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NUM_10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nr2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b10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1484CAC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C35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NUM_20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nr3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b20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DB25559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C36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NUM_50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nr4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b50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D8122A2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C37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NUM_100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nr5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b100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E1A5885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C38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NUM_500 </w:t>
      </w: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port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map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>cclk</w:t>
      </w:r>
      <w:proofErr w:type="spellEnd"/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nr6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F3839">
        <w:rPr>
          <w:rFonts w:ascii="Courier New" w:eastAsia="Times New Roman" w:hAnsi="Courier New" w:cs="Courier New"/>
          <w:color w:val="808080"/>
          <w:sz w:val="20"/>
          <w:szCs w:val="20"/>
        </w:rPr>
        <w:t>'0'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d5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b500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3C2E4F2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76D5F0DA" w14:textId="77777777" w:rsidR="008F3839" w:rsidRPr="008F3839" w:rsidRDefault="008F3839" w:rsidP="008F38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F383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8F383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STRUCTURALA</w:t>
      </w:r>
      <w:r w:rsidRPr="008F383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ACBA609" w14:textId="77777777" w:rsidR="00495ECB" w:rsidRPr="00495ECB" w:rsidRDefault="00495ECB" w:rsidP="00495EC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41F4B66" w14:textId="77777777" w:rsidR="00495ECB" w:rsidRDefault="00495ECB" w:rsidP="00CD61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</w:p>
    <w:p w14:paraId="0AB129C0" w14:textId="499B6EA3" w:rsidR="00CD613D" w:rsidRDefault="00CD613D" w:rsidP="00CD61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</w:p>
    <w:p w14:paraId="6AF02C6B" w14:textId="696D4B36" w:rsidR="00CD613D" w:rsidRPr="00F2038C" w:rsidRDefault="00CD613D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</w:pPr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 Prima </w:t>
      </w:r>
      <w:proofErr w:type="spellStart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parte</w:t>
      </w:r>
      <w:proofErr w:type="spellEnd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(C1 -&gt; C</w:t>
      </w:r>
      <w:r w:rsidR="00495ECB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23</w:t>
      </w:r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)</w:t>
      </w:r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consta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in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indentificarea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cardului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si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verificarea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pinului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: se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extrage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din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memoria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ROM data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expirarii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si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se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compara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cu data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introdusa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de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utilizator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,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apoi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se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extrage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din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memoria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RAM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pinul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si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se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compara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cu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cel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introdus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de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utilizator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.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Daca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aceste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operatii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se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efectueaza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cu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succes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urmeaza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alegerea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operatiei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dorite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cu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ajutorul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 </w:t>
      </w:r>
      <w:proofErr w:type="spellStart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>demultiplexorului</w:t>
      </w:r>
      <w:proofErr w:type="spellEnd"/>
      <w:r w:rsidR="0050478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</w:rPr>
        <w:t xml:space="preserve">. </w:t>
      </w:r>
    </w:p>
    <w:p w14:paraId="5473C765" w14:textId="34199F4B" w:rsidR="0050478F" w:rsidRPr="00F2038C" w:rsidRDefault="0050478F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</w:pPr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 Partea de interogare sold(C</w:t>
      </w:r>
      <w:r w:rsidR="005D40BD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24</w:t>
      </w:r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-&gt; C</w:t>
      </w:r>
      <w:r w:rsidR="005D40BD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29</w:t>
      </w:r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) este </w:t>
      </w:r>
      <w:proofErr w:type="spellStart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alcatuita</w:t>
      </w:r>
      <w:proofErr w:type="spellEnd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din extragerea din memoria RAM a soldului</w:t>
      </w:r>
      <w:r w:rsidR="005D40BD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, decodificarea </w:t>
      </w:r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si </w:t>
      </w:r>
      <w:proofErr w:type="spellStart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afisarea</w:t>
      </w:r>
      <w:proofErr w:type="spellEnd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acestuia.</w:t>
      </w:r>
    </w:p>
    <w:p w14:paraId="53AB2692" w14:textId="4FAB68BA" w:rsidR="0050478F" w:rsidRPr="00F2038C" w:rsidRDefault="0050478F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</w:pPr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 Partea de schimbare pin(C</w:t>
      </w:r>
      <w:r w:rsidR="005D40BD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30</w:t>
      </w:r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-&gt; C</w:t>
      </w:r>
      <w:r w:rsidR="005D40BD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31</w:t>
      </w:r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) este </w:t>
      </w:r>
      <w:proofErr w:type="spellStart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alcatuita</w:t>
      </w:r>
      <w:proofErr w:type="spellEnd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din extragerea din memoria RAM a pinului si </w:t>
      </w:r>
      <w:proofErr w:type="spellStart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afisarea</w:t>
      </w:r>
      <w:proofErr w:type="spellEnd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acestuia.</w:t>
      </w:r>
    </w:p>
    <w:p w14:paraId="21AC891B" w14:textId="1D2E29D5" w:rsidR="00627853" w:rsidRPr="00F2038C" w:rsidRDefault="00627853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</w:pPr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 Partea de extragere numerar(C</w:t>
      </w:r>
      <w:r w:rsidR="005D40BD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32</w:t>
      </w:r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-&gt; C</w:t>
      </w:r>
      <w:r w:rsidR="005D40BD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49</w:t>
      </w:r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) este </w:t>
      </w:r>
      <w:proofErr w:type="spellStart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alcatuita</w:t>
      </w:r>
      <w:proofErr w:type="spellEnd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din: comparatorul cu 1000 de euro care compara suma ceruta cu suma maxima admisa pentru extragere, extragerea soldului din memoria RAM si compararea acestuia cu suma ceruta de utilizator, cele 5 </w:t>
      </w:r>
      <w:proofErr w:type="spellStart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numaratoare</w:t>
      </w:r>
      <w:proofErr w:type="spellEnd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pentru fiecare tip de bancnota, verificarea printr-un comparator a tipurilor de bancnote existente si daca toate aceste </w:t>
      </w:r>
      <w:proofErr w:type="spellStart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operatii</w:t>
      </w:r>
      <w:proofErr w:type="spellEnd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sunt efectuate cu succes </w:t>
      </w:r>
      <w:proofErr w:type="spellStart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urmeaza</w:t>
      </w:r>
      <w:proofErr w:type="spellEnd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</w:t>
      </w:r>
      <w:proofErr w:type="spellStart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scaderea</w:t>
      </w:r>
      <w:proofErr w:type="spellEnd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soldului, </w:t>
      </w:r>
      <w:proofErr w:type="spellStart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adaugarea</w:t>
      </w:r>
      <w:proofErr w:type="spellEnd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acestuia in memoria RAM si </w:t>
      </w:r>
      <w:proofErr w:type="spellStart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scaderea</w:t>
      </w:r>
      <w:proofErr w:type="spellEnd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</w:t>
      </w:r>
      <w:proofErr w:type="spellStart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numarului</w:t>
      </w:r>
      <w:proofErr w:type="spellEnd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de bancnote. </w:t>
      </w:r>
    </w:p>
    <w:p w14:paraId="385C60EB" w14:textId="046F5A7A" w:rsidR="00627853" w:rsidRPr="00F2038C" w:rsidRDefault="00627853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</w:pPr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 Partea de depunere numerar(C</w:t>
      </w:r>
      <w:r w:rsidR="005D40BD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5</w:t>
      </w:r>
      <w:r w:rsidR="007215C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0</w:t>
      </w:r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-&gt; C</w:t>
      </w:r>
      <w:r w:rsidR="005D40BD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6</w:t>
      </w:r>
      <w:r w:rsidR="007215CF"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0</w:t>
      </w:r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) este </w:t>
      </w:r>
      <w:proofErr w:type="spellStart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alcatuita</w:t>
      </w:r>
      <w:proofErr w:type="spellEnd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din: </w:t>
      </w:r>
      <w:proofErr w:type="spellStart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intai</w:t>
      </w:r>
      <w:proofErr w:type="spellEnd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un decodificator pentru bancnote, un sumator pentru adunarea sumei introduse si apoi </w:t>
      </w:r>
      <w:proofErr w:type="spellStart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adaugarea</w:t>
      </w:r>
      <w:proofErr w:type="spellEnd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acesteia in memoria RAM, apoi un demultiplexor pentru selectarea tipului de bancnote introduse si cele 5 </w:t>
      </w:r>
      <w:proofErr w:type="spellStart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numaratoare</w:t>
      </w:r>
      <w:proofErr w:type="spellEnd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pentru a se putea realiza depunerea, </w:t>
      </w:r>
      <w:proofErr w:type="spellStart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>numararea</w:t>
      </w:r>
      <w:proofErr w:type="spellEnd"/>
      <w:r w:rsidRPr="00F2038C"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  <w:t xml:space="preserve"> banilor cu succes. </w:t>
      </w:r>
    </w:p>
    <w:p w14:paraId="3CCF87B3" w14:textId="21A79FF5" w:rsidR="00627853" w:rsidRDefault="00627853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highlight w:val="white"/>
          <w:lang w:val="ro-RO"/>
        </w:rPr>
      </w:pPr>
    </w:p>
    <w:p w14:paraId="0C569ED5" w14:textId="2309741D" w:rsidR="00627853" w:rsidRDefault="00627853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highlight w:val="white"/>
          <w:lang w:val="ro-RO"/>
        </w:rPr>
      </w:pPr>
    </w:p>
    <w:p w14:paraId="3CB831F6" w14:textId="01617167" w:rsidR="005448C2" w:rsidRDefault="005448C2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highlight w:val="white"/>
          <w:lang w:val="ro-RO"/>
        </w:rPr>
      </w:pPr>
    </w:p>
    <w:p w14:paraId="12483764" w14:textId="7781A8EE" w:rsidR="005448C2" w:rsidRDefault="005448C2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highlight w:val="white"/>
          <w:lang w:val="ro-RO"/>
        </w:rPr>
      </w:pPr>
    </w:p>
    <w:p w14:paraId="443AA13E" w14:textId="1848A39D" w:rsidR="005448C2" w:rsidRDefault="005448C2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highlight w:val="white"/>
          <w:lang w:val="ro-RO"/>
        </w:rPr>
      </w:pPr>
    </w:p>
    <w:p w14:paraId="35B97A94" w14:textId="27A0509D" w:rsidR="005448C2" w:rsidRDefault="005448C2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highlight w:val="white"/>
          <w:lang w:val="ro-RO"/>
        </w:rPr>
      </w:pPr>
    </w:p>
    <w:p w14:paraId="4C417080" w14:textId="0585B3B3" w:rsidR="005448C2" w:rsidRDefault="005448C2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highlight w:val="white"/>
          <w:lang w:val="ro-RO"/>
        </w:rPr>
      </w:pPr>
    </w:p>
    <w:p w14:paraId="754B7B4B" w14:textId="6BC5DEF5" w:rsidR="005448C2" w:rsidRDefault="005448C2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highlight w:val="white"/>
          <w:lang w:val="ro-RO"/>
        </w:rPr>
      </w:pPr>
    </w:p>
    <w:p w14:paraId="210760CE" w14:textId="331985CB" w:rsidR="005448C2" w:rsidRDefault="005448C2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highlight w:val="white"/>
          <w:lang w:val="ro-RO"/>
        </w:rPr>
      </w:pPr>
    </w:p>
    <w:p w14:paraId="752E971B" w14:textId="1767E943" w:rsidR="005448C2" w:rsidRDefault="005448C2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highlight w:val="white"/>
          <w:lang w:val="ro-RO"/>
        </w:rPr>
      </w:pPr>
    </w:p>
    <w:p w14:paraId="086C6BF6" w14:textId="42766DD2" w:rsidR="005448C2" w:rsidRDefault="005448C2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highlight w:val="white"/>
          <w:lang w:val="ro-RO"/>
        </w:rPr>
      </w:pPr>
    </w:p>
    <w:p w14:paraId="545FE6A2" w14:textId="7E1FAA6B" w:rsidR="005448C2" w:rsidRDefault="005448C2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highlight w:val="white"/>
          <w:lang w:val="ro-RO"/>
        </w:rPr>
      </w:pPr>
    </w:p>
    <w:p w14:paraId="1FD9B559" w14:textId="7E0ECF26" w:rsidR="005448C2" w:rsidRDefault="005448C2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highlight w:val="white"/>
          <w:lang w:val="ro-RO"/>
        </w:rPr>
      </w:pPr>
    </w:p>
    <w:p w14:paraId="2AE0F780" w14:textId="77777777" w:rsidR="00666217" w:rsidRDefault="00666217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32"/>
          <w:szCs w:val="32"/>
          <w:highlight w:val="white"/>
          <w:lang w:val="ro-RO"/>
        </w:rPr>
      </w:pPr>
    </w:p>
    <w:p w14:paraId="08A976EC" w14:textId="77777777" w:rsidR="00BD76E5" w:rsidRDefault="00BD76E5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32"/>
          <w:szCs w:val="32"/>
          <w:highlight w:val="white"/>
          <w:lang w:val="ro-RO"/>
        </w:rPr>
      </w:pPr>
    </w:p>
    <w:p w14:paraId="3A88401E" w14:textId="77777777" w:rsidR="00563BCD" w:rsidRDefault="00563BCD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32"/>
          <w:szCs w:val="32"/>
          <w:highlight w:val="white"/>
          <w:lang w:val="ro-RO"/>
        </w:rPr>
      </w:pPr>
    </w:p>
    <w:p w14:paraId="1C5A1B70" w14:textId="61E21D3B" w:rsidR="00627853" w:rsidRDefault="00627853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32"/>
          <w:szCs w:val="32"/>
          <w:highlight w:val="white"/>
          <w:lang w:val="ro-RO"/>
        </w:rPr>
      </w:pPr>
      <w:r>
        <w:rPr>
          <w:rFonts w:asciiTheme="majorHAnsi" w:hAnsiTheme="majorHAnsi" w:cstheme="majorHAnsi"/>
          <w:b/>
          <w:bCs/>
          <w:color w:val="000000"/>
          <w:sz w:val="32"/>
          <w:szCs w:val="32"/>
          <w:highlight w:val="white"/>
          <w:lang w:val="ro-RO"/>
        </w:rPr>
        <w:lastRenderedPageBreak/>
        <w:t>Simularea componentelor si a codului ansamblu:</w:t>
      </w:r>
    </w:p>
    <w:p w14:paraId="2330A380" w14:textId="77777777" w:rsidR="00A43FE4" w:rsidRDefault="00A43FE4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32"/>
          <w:szCs w:val="32"/>
          <w:highlight w:val="white"/>
          <w:lang w:val="ro-RO"/>
        </w:rPr>
      </w:pPr>
    </w:p>
    <w:p w14:paraId="4989088C" w14:textId="2919C89D" w:rsidR="00A43FE4" w:rsidRDefault="00A43FE4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32"/>
          <w:szCs w:val="32"/>
          <w:highlight w:val="white"/>
          <w:lang w:val="ro-RO"/>
        </w:rPr>
      </w:pPr>
    </w:p>
    <w:p w14:paraId="5D31FC23" w14:textId="6033D6B3" w:rsidR="00A43FE4" w:rsidRDefault="00A43FE4" w:rsidP="00A43FE4">
      <w:pPr>
        <w:pStyle w:val="Listparagraf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32"/>
          <w:szCs w:val="32"/>
          <w:highlight w:val="white"/>
          <w:lang w:val="ro-RO"/>
        </w:rPr>
      </w:pPr>
      <w:proofErr w:type="spellStart"/>
      <w:r w:rsidRPr="00A43FE4">
        <w:rPr>
          <w:rFonts w:cstheme="minorHAnsi"/>
          <w:color w:val="000000" w:themeColor="text1"/>
          <w:sz w:val="32"/>
          <w:szCs w:val="32"/>
          <w:highlight w:val="white"/>
          <w:lang w:val="ro-RO"/>
        </w:rPr>
        <w:t>Debounce</w:t>
      </w:r>
      <w:r w:rsidR="00F70E62">
        <w:rPr>
          <w:rFonts w:cstheme="minorHAnsi"/>
          <w:color w:val="000000" w:themeColor="text1"/>
          <w:sz w:val="32"/>
          <w:szCs w:val="32"/>
          <w:highlight w:val="white"/>
          <w:lang w:val="ro-RO"/>
        </w:rPr>
        <w:t>r</w:t>
      </w:r>
      <w:proofErr w:type="spellEnd"/>
      <w:r w:rsidRPr="00A43FE4">
        <w:rPr>
          <w:rFonts w:cstheme="minorHAnsi"/>
          <w:color w:val="000000" w:themeColor="text1"/>
          <w:sz w:val="32"/>
          <w:szCs w:val="32"/>
          <w:highlight w:val="white"/>
          <w:lang w:val="ro-RO"/>
        </w:rPr>
        <w:t xml:space="preserve"> (realizat de Corpodean Darius)</w:t>
      </w:r>
    </w:p>
    <w:p w14:paraId="59888B69" w14:textId="12637A62" w:rsidR="00A43FE4" w:rsidRDefault="00A43FE4" w:rsidP="00A43FE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32"/>
          <w:szCs w:val="32"/>
          <w:highlight w:val="white"/>
          <w:lang w:val="ro-RO"/>
        </w:rPr>
      </w:pPr>
    </w:p>
    <w:p w14:paraId="0D5ABAB3" w14:textId="2180413C" w:rsidR="00A43FE4" w:rsidRPr="00A43FE4" w:rsidRDefault="00F70E62" w:rsidP="00A43FE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32"/>
          <w:szCs w:val="32"/>
          <w:highlight w:val="white"/>
          <w:lang w:val="ro-RO"/>
        </w:rPr>
      </w:pPr>
      <w:r>
        <w:rPr>
          <w:rFonts w:cstheme="minorHAnsi"/>
          <w:noProof/>
          <w:color w:val="000000" w:themeColor="text1"/>
          <w:sz w:val="32"/>
          <w:szCs w:val="32"/>
          <w:highlight w:val="white"/>
          <w:lang w:val="ro-RO"/>
        </w:rPr>
        <w:drawing>
          <wp:inline distT="0" distB="0" distL="0" distR="0" wp14:anchorId="031593C4" wp14:editId="71CEB199">
            <wp:extent cx="5943600" cy="1028700"/>
            <wp:effectExtent l="0" t="0" r="0" b="0"/>
            <wp:docPr id="46" name="I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FBB3E" w14:textId="281DE7A6" w:rsidR="00A43FE4" w:rsidRPr="00A43FE4" w:rsidRDefault="00A43FE4" w:rsidP="00A43FE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32"/>
          <w:szCs w:val="32"/>
          <w:highlight w:val="white"/>
          <w:lang w:val="ro-RO"/>
        </w:rPr>
      </w:pPr>
    </w:p>
    <w:p w14:paraId="1E4CA166" w14:textId="6CB9283C" w:rsidR="00A43FE4" w:rsidRDefault="00A43FE4" w:rsidP="00A43FE4">
      <w:pPr>
        <w:pStyle w:val="Listparagraf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32"/>
          <w:szCs w:val="32"/>
          <w:highlight w:val="white"/>
          <w:lang w:val="ro-RO"/>
        </w:rPr>
      </w:pPr>
      <w:r w:rsidRPr="00A43FE4">
        <w:rPr>
          <w:rFonts w:cstheme="minorHAnsi"/>
          <w:color w:val="000000" w:themeColor="text1"/>
          <w:sz w:val="32"/>
          <w:szCs w:val="32"/>
          <w:highlight w:val="white"/>
          <w:lang w:val="ro-RO"/>
        </w:rPr>
        <w:t>Divizor frecventa (realizat de Corpodean Darius)</w:t>
      </w:r>
    </w:p>
    <w:p w14:paraId="16498361" w14:textId="600AD8D7" w:rsidR="00A43FE4" w:rsidRDefault="00A43FE4" w:rsidP="00A43FE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32"/>
          <w:szCs w:val="32"/>
          <w:highlight w:val="white"/>
          <w:lang w:val="ro-RO"/>
        </w:rPr>
      </w:pPr>
    </w:p>
    <w:p w14:paraId="1B2D871A" w14:textId="40E93802" w:rsidR="00A43FE4" w:rsidRPr="00A43FE4" w:rsidRDefault="00F70E62" w:rsidP="00A43FE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32"/>
          <w:szCs w:val="32"/>
          <w:highlight w:val="white"/>
          <w:lang w:val="ro-RO"/>
        </w:rPr>
      </w:pPr>
      <w:r>
        <w:rPr>
          <w:rFonts w:cstheme="minorHAnsi"/>
          <w:noProof/>
          <w:color w:val="000000" w:themeColor="text1"/>
          <w:sz w:val="32"/>
          <w:szCs w:val="32"/>
          <w:highlight w:val="white"/>
          <w:lang w:val="ro-RO"/>
        </w:rPr>
        <w:drawing>
          <wp:inline distT="0" distB="0" distL="0" distR="0" wp14:anchorId="55D7B3C7" wp14:editId="17A8C70F">
            <wp:extent cx="5934710" cy="491490"/>
            <wp:effectExtent l="0" t="0" r="8890" b="3810"/>
            <wp:docPr id="47" name="I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B463A" w14:textId="79B7FEF7" w:rsidR="005448C2" w:rsidRDefault="005448C2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32"/>
          <w:szCs w:val="32"/>
          <w:highlight w:val="white"/>
          <w:lang w:val="ro-RO"/>
        </w:rPr>
      </w:pPr>
    </w:p>
    <w:p w14:paraId="43E63A3F" w14:textId="376B96A2" w:rsidR="005448C2" w:rsidRDefault="005448C2" w:rsidP="005448C2">
      <w:pPr>
        <w:pStyle w:val="Listparagraf"/>
        <w:numPr>
          <w:ilvl w:val="0"/>
          <w:numId w:val="24"/>
        </w:numPr>
        <w:rPr>
          <w:rFonts w:cstheme="majorHAnsi"/>
          <w:sz w:val="32"/>
          <w:szCs w:val="32"/>
        </w:rPr>
      </w:pPr>
      <w:proofErr w:type="spellStart"/>
      <w:r w:rsidRPr="00982BFC">
        <w:rPr>
          <w:rFonts w:cstheme="majorHAnsi"/>
          <w:sz w:val="32"/>
          <w:szCs w:val="32"/>
        </w:rPr>
        <w:t>Memorie</w:t>
      </w:r>
      <w:proofErr w:type="spellEnd"/>
      <w:r w:rsidRPr="00982BFC">
        <w:rPr>
          <w:rFonts w:cstheme="majorHAnsi"/>
          <w:sz w:val="32"/>
          <w:szCs w:val="32"/>
        </w:rPr>
        <w:t xml:space="preserve"> ROM Data </w:t>
      </w:r>
      <w:proofErr w:type="spellStart"/>
      <w:r w:rsidRPr="00982BFC">
        <w:rPr>
          <w:rFonts w:cstheme="majorHAnsi"/>
          <w:sz w:val="32"/>
          <w:szCs w:val="32"/>
        </w:rPr>
        <w:t>Expirare</w:t>
      </w:r>
      <w:proofErr w:type="spellEnd"/>
      <w:r w:rsidRPr="00982BFC">
        <w:rPr>
          <w:rFonts w:cstheme="majorHAnsi"/>
          <w:sz w:val="32"/>
          <w:szCs w:val="32"/>
        </w:rPr>
        <w:t xml:space="preserve"> card</w:t>
      </w:r>
      <w:r>
        <w:rPr>
          <w:rFonts w:cstheme="majorHAnsi"/>
          <w:sz w:val="32"/>
          <w:szCs w:val="32"/>
        </w:rPr>
        <w:t xml:space="preserve"> (</w:t>
      </w:r>
      <w:proofErr w:type="spellStart"/>
      <w:r>
        <w:rPr>
          <w:rFonts w:cstheme="majorHAnsi"/>
          <w:sz w:val="32"/>
          <w:szCs w:val="32"/>
        </w:rPr>
        <w:t>realizat</w:t>
      </w:r>
      <w:proofErr w:type="spellEnd"/>
      <w:r>
        <w:rPr>
          <w:rFonts w:cstheme="majorHAnsi"/>
          <w:sz w:val="32"/>
          <w:szCs w:val="32"/>
        </w:rPr>
        <w:t xml:space="preserve"> de </w:t>
      </w:r>
      <w:proofErr w:type="spellStart"/>
      <w:r>
        <w:rPr>
          <w:rFonts w:cstheme="majorHAnsi"/>
          <w:sz w:val="32"/>
          <w:szCs w:val="32"/>
        </w:rPr>
        <w:t>Corpodean</w:t>
      </w:r>
      <w:proofErr w:type="spellEnd"/>
      <w:r>
        <w:rPr>
          <w:rFonts w:cstheme="majorHAnsi"/>
          <w:sz w:val="32"/>
          <w:szCs w:val="32"/>
        </w:rPr>
        <w:t xml:space="preserve"> Darius)</w:t>
      </w:r>
    </w:p>
    <w:p w14:paraId="4D3BC0A9" w14:textId="160109ED" w:rsidR="005448C2" w:rsidRPr="007D55B7" w:rsidRDefault="007D55B7" w:rsidP="007D55B7">
      <w:pPr>
        <w:rPr>
          <w:rFonts w:cstheme="majorHAnsi"/>
          <w:sz w:val="32"/>
          <w:szCs w:val="32"/>
        </w:rPr>
      </w:pPr>
      <w:r w:rsidRPr="007D55B7">
        <w:rPr>
          <w:rFonts w:cstheme="majorHAnsi"/>
          <w:sz w:val="32"/>
          <w:szCs w:val="32"/>
        </w:rPr>
        <w:drawing>
          <wp:inline distT="0" distB="0" distL="0" distR="0" wp14:anchorId="10044D9F" wp14:editId="35B63508">
            <wp:extent cx="5943600" cy="1200785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C363" w14:textId="2C65B3A0" w:rsidR="005448C2" w:rsidRDefault="005448C2" w:rsidP="005448C2">
      <w:pPr>
        <w:pStyle w:val="Listparagraf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32"/>
          <w:szCs w:val="32"/>
          <w:highlight w:val="white"/>
          <w:lang w:val="ro-RO"/>
        </w:rPr>
      </w:pPr>
    </w:p>
    <w:p w14:paraId="7A4E53D3" w14:textId="7E5E4F36" w:rsidR="005448C2" w:rsidRDefault="005448C2" w:rsidP="005448C2">
      <w:pPr>
        <w:pStyle w:val="Listparagraf"/>
        <w:numPr>
          <w:ilvl w:val="0"/>
          <w:numId w:val="24"/>
        </w:numPr>
        <w:rPr>
          <w:rFonts w:cstheme="majorHAnsi"/>
          <w:sz w:val="32"/>
          <w:szCs w:val="32"/>
        </w:rPr>
      </w:pPr>
      <w:proofErr w:type="spellStart"/>
      <w:r>
        <w:rPr>
          <w:rFonts w:cstheme="majorHAnsi"/>
          <w:sz w:val="32"/>
          <w:szCs w:val="32"/>
        </w:rPr>
        <w:t>Afisare</w:t>
      </w:r>
      <w:proofErr w:type="spellEnd"/>
      <w:r>
        <w:rPr>
          <w:rFonts w:cstheme="majorHAnsi"/>
          <w:sz w:val="32"/>
          <w:szCs w:val="32"/>
        </w:rPr>
        <w:t xml:space="preserve"> </w:t>
      </w:r>
      <w:proofErr w:type="spellStart"/>
      <w:r>
        <w:rPr>
          <w:rFonts w:cstheme="majorHAnsi"/>
          <w:sz w:val="32"/>
          <w:szCs w:val="32"/>
        </w:rPr>
        <w:t>eroare</w:t>
      </w:r>
      <w:proofErr w:type="spellEnd"/>
      <w:r>
        <w:rPr>
          <w:rFonts w:cstheme="majorHAnsi"/>
          <w:sz w:val="32"/>
          <w:szCs w:val="32"/>
        </w:rPr>
        <w:t xml:space="preserve"> card (</w:t>
      </w:r>
      <w:proofErr w:type="spellStart"/>
      <w:r>
        <w:rPr>
          <w:rFonts w:cstheme="majorHAnsi"/>
          <w:sz w:val="32"/>
          <w:szCs w:val="32"/>
        </w:rPr>
        <w:t>realizat</w:t>
      </w:r>
      <w:proofErr w:type="spellEnd"/>
      <w:r>
        <w:rPr>
          <w:rFonts w:cstheme="majorHAnsi"/>
          <w:sz w:val="32"/>
          <w:szCs w:val="32"/>
        </w:rPr>
        <w:t xml:space="preserve"> de Coblisan George)</w:t>
      </w:r>
    </w:p>
    <w:p w14:paraId="0311C069" w14:textId="59C55602" w:rsidR="005448C2" w:rsidRDefault="00F70E62" w:rsidP="005448C2">
      <w:pPr>
        <w:rPr>
          <w:rFonts w:cstheme="majorHAnsi"/>
          <w:sz w:val="32"/>
          <w:szCs w:val="32"/>
        </w:rPr>
      </w:pPr>
      <w:r>
        <w:rPr>
          <w:rFonts w:cstheme="majorHAnsi"/>
          <w:noProof/>
          <w:sz w:val="24"/>
          <w:szCs w:val="24"/>
        </w:rPr>
        <w:drawing>
          <wp:inline distT="0" distB="0" distL="0" distR="0" wp14:anchorId="2B4BAFCF" wp14:editId="7154B58A">
            <wp:extent cx="5943600" cy="1121410"/>
            <wp:effectExtent l="0" t="0" r="0" b="2540"/>
            <wp:docPr id="48" name="I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3D0D5" w14:textId="5734FDA3" w:rsidR="005448C2" w:rsidRDefault="005448C2" w:rsidP="005448C2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</w:t>
      </w:r>
      <w:r w:rsidRPr="00D05FD7">
        <w:rPr>
          <w:rFonts w:cstheme="minorHAnsi"/>
          <w:color w:val="000000"/>
          <w:sz w:val="24"/>
          <w:szCs w:val="24"/>
        </w:rPr>
        <w:t xml:space="preserve">Am </w:t>
      </w:r>
      <w:proofErr w:type="spellStart"/>
      <w:r w:rsidRPr="00D05FD7">
        <w:rPr>
          <w:rFonts w:cstheme="minorHAnsi"/>
          <w:color w:val="000000"/>
          <w:sz w:val="24"/>
          <w:szCs w:val="24"/>
        </w:rPr>
        <w:t>simulat</w:t>
      </w:r>
      <w:proofErr w:type="spellEnd"/>
      <w:r w:rsidRPr="00D05FD7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05FD7">
        <w:rPr>
          <w:rFonts w:cstheme="minorHAnsi"/>
          <w:color w:val="000000"/>
          <w:sz w:val="24"/>
          <w:szCs w:val="24"/>
        </w:rPr>
        <w:t>afisarea</w:t>
      </w:r>
      <w:proofErr w:type="spellEnd"/>
      <w:r w:rsidRPr="00D05FD7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05FD7">
        <w:rPr>
          <w:rFonts w:cstheme="minorHAnsi"/>
          <w:color w:val="000000"/>
          <w:sz w:val="24"/>
          <w:szCs w:val="24"/>
        </w:rPr>
        <w:t>comentand</w:t>
      </w:r>
      <w:proofErr w:type="spellEnd"/>
      <w:r w:rsidRPr="00D05FD7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05FD7">
        <w:rPr>
          <w:rFonts w:cstheme="minorHAnsi"/>
          <w:color w:val="000000"/>
          <w:sz w:val="24"/>
          <w:szCs w:val="24"/>
        </w:rPr>
        <w:t>divizorul</w:t>
      </w:r>
      <w:proofErr w:type="spellEnd"/>
      <w:r w:rsidRPr="00D05FD7">
        <w:rPr>
          <w:rFonts w:cstheme="minorHAnsi"/>
          <w:color w:val="000000"/>
          <w:sz w:val="24"/>
          <w:szCs w:val="24"/>
        </w:rPr>
        <w:t xml:space="preserve"> de </w:t>
      </w:r>
      <w:proofErr w:type="spellStart"/>
      <w:r w:rsidRPr="00D05FD7">
        <w:rPr>
          <w:rFonts w:cstheme="minorHAnsi"/>
          <w:color w:val="000000"/>
          <w:sz w:val="24"/>
          <w:szCs w:val="24"/>
        </w:rPr>
        <w:t>frecventa</w:t>
      </w:r>
      <w:proofErr w:type="spellEnd"/>
      <w:r w:rsidRPr="00D05FD7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05FD7">
        <w:rPr>
          <w:rFonts w:cstheme="minorHAnsi"/>
          <w:color w:val="000000"/>
          <w:sz w:val="24"/>
          <w:szCs w:val="24"/>
        </w:rPr>
        <w:t>pentru</w:t>
      </w:r>
      <w:proofErr w:type="spellEnd"/>
      <w:r w:rsidRPr="00D05FD7">
        <w:rPr>
          <w:rFonts w:cstheme="minorHAnsi"/>
          <w:color w:val="000000"/>
          <w:sz w:val="24"/>
          <w:szCs w:val="24"/>
        </w:rPr>
        <w:t xml:space="preserve"> a </w:t>
      </w:r>
      <w:proofErr w:type="spellStart"/>
      <w:r w:rsidRPr="00D05FD7">
        <w:rPr>
          <w:rFonts w:cstheme="minorHAnsi"/>
          <w:color w:val="000000"/>
          <w:sz w:val="24"/>
          <w:szCs w:val="24"/>
        </w:rPr>
        <w:t>nu</w:t>
      </w:r>
      <w:proofErr w:type="spellEnd"/>
      <w:r w:rsidRPr="00D05FD7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05FD7">
        <w:rPr>
          <w:rFonts w:cstheme="minorHAnsi"/>
          <w:color w:val="000000"/>
          <w:sz w:val="24"/>
          <w:szCs w:val="24"/>
        </w:rPr>
        <w:t>utiliza</w:t>
      </w:r>
      <w:proofErr w:type="spellEnd"/>
      <w:r w:rsidRPr="00D05FD7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05FD7">
        <w:rPr>
          <w:rFonts w:cstheme="minorHAnsi"/>
          <w:color w:val="000000"/>
          <w:sz w:val="24"/>
          <w:szCs w:val="24"/>
        </w:rPr>
        <w:t>prea</w:t>
      </w:r>
      <w:proofErr w:type="spellEnd"/>
      <w:r w:rsidRPr="00D05FD7">
        <w:rPr>
          <w:rFonts w:cstheme="minorHAnsi"/>
          <w:color w:val="000000"/>
          <w:sz w:val="24"/>
          <w:szCs w:val="24"/>
        </w:rPr>
        <w:t xml:space="preserve"> multi </w:t>
      </w:r>
      <w:proofErr w:type="spellStart"/>
      <w:r w:rsidRPr="00D05FD7">
        <w:rPr>
          <w:rFonts w:cstheme="minorHAnsi"/>
          <w:color w:val="000000"/>
          <w:sz w:val="24"/>
          <w:szCs w:val="24"/>
        </w:rPr>
        <w:t>pasi</w:t>
      </w:r>
      <w:proofErr w:type="spellEnd"/>
      <w:r w:rsidRPr="00D05FD7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05FD7">
        <w:rPr>
          <w:rFonts w:cstheme="minorHAnsi"/>
          <w:color w:val="000000"/>
          <w:sz w:val="24"/>
          <w:szCs w:val="24"/>
        </w:rPr>
        <w:t>si</w:t>
      </w:r>
      <w:proofErr w:type="spellEnd"/>
      <w:r w:rsidRPr="00D05FD7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</w:rPr>
        <w:t>s</w:t>
      </w:r>
      <w:r w:rsidRPr="00D05FD7">
        <w:rPr>
          <w:rFonts w:cstheme="minorHAnsi"/>
          <w:color w:val="000000"/>
          <w:sz w:val="24"/>
          <w:szCs w:val="24"/>
        </w:rPr>
        <w:t>a</w:t>
      </w:r>
      <w:proofErr w:type="spellEnd"/>
      <w:r w:rsidRPr="00D05FD7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05FD7">
        <w:rPr>
          <w:rFonts w:cstheme="minorHAnsi"/>
          <w:color w:val="000000"/>
          <w:sz w:val="24"/>
          <w:szCs w:val="24"/>
        </w:rPr>
        <w:t>demonstrez</w:t>
      </w:r>
      <w:proofErr w:type="spellEnd"/>
      <w:r w:rsidRPr="00D05FD7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05FD7">
        <w:rPr>
          <w:rFonts w:cstheme="minorHAnsi"/>
          <w:color w:val="000000"/>
          <w:sz w:val="24"/>
          <w:szCs w:val="24"/>
        </w:rPr>
        <w:t>functionalitatea</w:t>
      </w:r>
      <w:proofErr w:type="spellEnd"/>
      <w:r w:rsidRPr="00D05FD7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D05FD7">
        <w:rPr>
          <w:rFonts w:cstheme="minorHAnsi"/>
          <w:color w:val="000000"/>
          <w:sz w:val="24"/>
          <w:szCs w:val="24"/>
        </w:rPr>
        <w:t>sa</w:t>
      </w:r>
      <w:proofErr w:type="spellEnd"/>
      <w:r w:rsidRPr="00D05FD7">
        <w:rPr>
          <w:rFonts w:cstheme="minorHAnsi"/>
          <w:color w:val="000000"/>
          <w:sz w:val="24"/>
          <w:szCs w:val="24"/>
        </w:rPr>
        <w:t>.</w:t>
      </w:r>
    </w:p>
    <w:p w14:paraId="5B3D45EA" w14:textId="57D3047C" w:rsidR="00666217" w:rsidRDefault="00666217" w:rsidP="003C3154">
      <w:pPr>
        <w:rPr>
          <w:rFonts w:cstheme="minorHAnsi"/>
          <w:color w:val="000000"/>
          <w:sz w:val="24"/>
          <w:szCs w:val="24"/>
        </w:rPr>
      </w:pPr>
    </w:p>
    <w:p w14:paraId="70BFE0C3" w14:textId="52033869" w:rsidR="0015766F" w:rsidRPr="00CC0D77" w:rsidRDefault="00525B5B" w:rsidP="0015766F">
      <w:pPr>
        <w:pStyle w:val="Listparagraf"/>
        <w:numPr>
          <w:ilvl w:val="0"/>
          <w:numId w:val="24"/>
        </w:numPr>
        <w:rPr>
          <w:rFonts w:cstheme="majorHAnsi"/>
          <w:sz w:val="32"/>
          <w:szCs w:val="32"/>
        </w:rPr>
      </w:pPr>
      <w:proofErr w:type="spellStart"/>
      <w:r>
        <w:rPr>
          <w:rFonts w:cstheme="majorHAnsi"/>
          <w:sz w:val="32"/>
          <w:szCs w:val="32"/>
        </w:rPr>
        <w:lastRenderedPageBreak/>
        <w:t>Selectare</w:t>
      </w:r>
      <w:proofErr w:type="spellEnd"/>
      <w:r>
        <w:rPr>
          <w:rFonts w:cstheme="majorHAnsi"/>
          <w:sz w:val="32"/>
          <w:szCs w:val="32"/>
        </w:rPr>
        <w:t xml:space="preserve"> </w:t>
      </w:r>
      <w:r w:rsidR="00E11467">
        <w:rPr>
          <w:rFonts w:cstheme="majorHAnsi"/>
          <w:sz w:val="32"/>
          <w:szCs w:val="32"/>
        </w:rPr>
        <w:t>PIN (</w:t>
      </w:r>
      <w:proofErr w:type="spellStart"/>
      <w:r w:rsidR="00E11467">
        <w:rPr>
          <w:rFonts w:cstheme="majorHAnsi"/>
          <w:sz w:val="32"/>
          <w:szCs w:val="32"/>
        </w:rPr>
        <w:t>realizat</w:t>
      </w:r>
      <w:proofErr w:type="spellEnd"/>
      <w:r w:rsidR="00E11467">
        <w:rPr>
          <w:rFonts w:cstheme="majorHAnsi"/>
          <w:sz w:val="32"/>
          <w:szCs w:val="32"/>
        </w:rPr>
        <w:t xml:space="preserve"> de</w:t>
      </w:r>
      <w:r w:rsidR="00413E49">
        <w:rPr>
          <w:rFonts w:cstheme="majorHAnsi"/>
          <w:sz w:val="32"/>
          <w:szCs w:val="32"/>
        </w:rPr>
        <w:t xml:space="preserve"> </w:t>
      </w:r>
      <w:proofErr w:type="spellStart"/>
      <w:r w:rsidR="00413E49">
        <w:rPr>
          <w:rFonts w:cstheme="majorHAnsi"/>
          <w:sz w:val="32"/>
          <w:szCs w:val="32"/>
        </w:rPr>
        <w:t>Corpodean</w:t>
      </w:r>
      <w:proofErr w:type="spellEnd"/>
      <w:r w:rsidR="00413E49">
        <w:rPr>
          <w:rFonts w:cstheme="majorHAnsi"/>
          <w:sz w:val="32"/>
          <w:szCs w:val="32"/>
        </w:rPr>
        <w:t xml:space="preserve"> Darius</w:t>
      </w:r>
      <w:r w:rsidR="00E11467">
        <w:rPr>
          <w:rFonts w:cstheme="majorHAnsi"/>
          <w:sz w:val="32"/>
          <w:szCs w:val="32"/>
        </w:rPr>
        <w:t>)</w:t>
      </w:r>
    </w:p>
    <w:p w14:paraId="10E0251A" w14:textId="140830FF" w:rsidR="00525B5B" w:rsidRPr="00525B5B" w:rsidRDefault="00CC0D77" w:rsidP="00525B5B">
      <w:pPr>
        <w:rPr>
          <w:rFonts w:cstheme="majorHAnsi"/>
          <w:sz w:val="32"/>
          <w:szCs w:val="32"/>
        </w:rPr>
      </w:pPr>
      <w:r w:rsidRPr="00CC0D77">
        <w:rPr>
          <w:rFonts w:cstheme="majorHAnsi"/>
          <w:noProof/>
          <w:sz w:val="32"/>
          <w:szCs w:val="32"/>
        </w:rPr>
        <w:drawing>
          <wp:inline distT="0" distB="0" distL="0" distR="0" wp14:anchorId="3BE8CC52" wp14:editId="0248899A">
            <wp:extent cx="5943600" cy="1184910"/>
            <wp:effectExtent l="0" t="0" r="0" b="0"/>
            <wp:docPr id="27" name="I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E987" w14:textId="0BDAB260" w:rsidR="00E11467" w:rsidRDefault="00525B5B" w:rsidP="00E11467">
      <w:pPr>
        <w:pStyle w:val="Listparagraf"/>
        <w:numPr>
          <w:ilvl w:val="0"/>
          <w:numId w:val="24"/>
        </w:numPr>
        <w:rPr>
          <w:rFonts w:cstheme="majorHAnsi"/>
          <w:sz w:val="32"/>
          <w:szCs w:val="32"/>
        </w:rPr>
      </w:pPr>
      <w:proofErr w:type="spellStart"/>
      <w:r>
        <w:rPr>
          <w:rFonts w:cstheme="majorHAnsi"/>
          <w:sz w:val="32"/>
          <w:szCs w:val="32"/>
        </w:rPr>
        <w:t>Numarator</w:t>
      </w:r>
      <w:proofErr w:type="spellEnd"/>
      <w:r>
        <w:rPr>
          <w:rFonts w:cstheme="majorHAnsi"/>
          <w:sz w:val="32"/>
          <w:szCs w:val="32"/>
        </w:rPr>
        <w:t xml:space="preserve"> PIN (</w:t>
      </w:r>
      <w:proofErr w:type="spellStart"/>
      <w:r>
        <w:rPr>
          <w:rFonts w:cstheme="majorHAnsi"/>
          <w:sz w:val="32"/>
          <w:szCs w:val="32"/>
        </w:rPr>
        <w:t>realizat</w:t>
      </w:r>
      <w:proofErr w:type="spellEnd"/>
      <w:r>
        <w:rPr>
          <w:rFonts w:cstheme="majorHAnsi"/>
          <w:sz w:val="32"/>
          <w:szCs w:val="32"/>
        </w:rPr>
        <w:t xml:space="preserve"> de Coblisan George)</w:t>
      </w:r>
    </w:p>
    <w:p w14:paraId="19627082" w14:textId="69B99660" w:rsidR="0015766F" w:rsidRPr="0015766F" w:rsidRDefault="0015766F" w:rsidP="0015766F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Am </w:t>
      </w:r>
      <w:proofErr w:type="spellStart"/>
      <w:r>
        <w:rPr>
          <w:rFonts w:cstheme="majorHAnsi"/>
          <w:sz w:val="24"/>
          <w:szCs w:val="24"/>
        </w:rPr>
        <w:t>simulat</w:t>
      </w:r>
      <w:proofErr w:type="spellEnd"/>
      <w:r>
        <w:rPr>
          <w:rFonts w:cstheme="majorHAnsi"/>
          <w:sz w:val="24"/>
          <w:szCs w:val="24"/>
        </w:rPr>
        <w:t xml:space="preserve"> un </w:t>
      </w:r>
      <w:proofErr w:type="spellStart"/>
      <w:r>
        <w:rPr>
          <w:rFonts w:cstheme="majorHAnsi"/>
          <w:sz w:val="24"/>
          <w:szCs w:val="24"/>
        </w:rPr>
        <w:t>singur</w:t>
      </w:r>
      <w:proofErr w:type="spellEnd"/>
      <w:r>
        <w:rPr>
          <w:rFonts w:cstheme="majorHAnsi"/>
          <w:sz w:val="24"/>
          <w:szCs w:val="24"/>
        </w:rPr>
        <w:t xml:space="preserve"> </w:t>
      </w:r>
      <w:proofErr w:type="spellStart"/>
      <w:r>
        <w:rPr>
          <w:rFonts w:cstheme="majorHAnsi"/>
          <w:sz w:val="24"/>
          <w:szCs w:val="24"/>
        </w:rPr>
        <w:t>numarator</w:t>
      </w:r>
      <w:proofErr w:type="spellEnd"/>
      <w:r>
        <w:rPr>
          <w:rFonts w:cstheme="majorHAnsi"/>
          <w:sz w:val="24"/>
          <w:szCs w:val="24"/>
        </w:rPr>
        <w:t xml:space="preserve"> </w:t>
      </w:r>
      <w:proofErr w:type="spellStart"/>
      <w:r>
        <w:rPr>
          <w:rFonts w:cstheme="majorHAnsi"/>
          <w:sz w:val="24"/>
          <w:szCs w:val="24"/>
        </w:rPr>
        <w:t>deoarece</w:t>
      </w:r>
      <w:proofErr w:type="spellEnd"/>
      <w:r>
        <w:rPr>
          <w:rFonts w:cstheme="majorHAnsi"/>
          <w:sz w:val="24"/>
          <w:szCs w:val="24"/>
        </w:rPr>
        <w:t xml:space="preserve"> </w:t>
      </w:r>
      <w:proofErr w:type="spellStart"/>
      <w:r>
        <w:rPr>
          <w:rFonts w:cstheme="majorHAnsi"/>
          <w:sz w:val="24"/>
          <w:szCs w:val="24"/>
        </w:rPr>
        <w:t>toate</w:t>
      </w:r>
      <w:proofErr w:type="spellEnd"/>
      <w:r>
        <w:rPr>
          <w:rFonts w:cstheme="majorHAnsi"/>
          <w:sz w:val="24"/>
          <w:szCs w:val="24"/>
        </w:rPr>
        <w:t xml:space="preserve"> au </w:t>
      </w:r>
      <w:proofErr w:type="spellStart"/>
      <w:r>
        <w:rPr>
          <w:rFonts w:cstheme="majorHAnsi"/>
          <w:sz w:val="24"/>
          <w:szCs w:val="24"/>
        </w:rPr>
        <w:t>aceeasi</w:t>
      </w:r>
      <w:proofErr w:type="spellEnd"/>
      <w:r>
        <w:rPr>
          <w:rFonts w:cstheme="majorHAnsi"/>
          <w:sz w:val="24"/>
          <w:szCs w:val="24"/>
        </w:rPr>
        <w:t xml:space="preserve"> </w:t>
      </w:r>
      <w:proofErr w:type="spellStart"/>
      <w:r>
        <w:rPr>
          <w:rFonts w:cstheme="majorHAnsi"/>
          <w:sz w:val="24"/>
          <w:szCs w:val="24"/>
        </w:rPr>
        <w:t>functionalitate</w:t>
      </w:r>
      <w:proofErr w:type="spellEnd"/>
      <w:r>
        <w:rPr>
          <w:rFonts w:cstheme="majorHAnsi"/>
          <w:sz w:val="24"/>
          <w:szCs w:val="24"/>
        </w:rPr>
        <w:t xml:space="preserve">. </w:t>
      </w:r>
    </w:p>
    <w:p w14:paraId="17252978" w14:textId="77777777" w:rsidR="0015766F" w:rsidRPr="0015766F" w:rsidRDefault="0015766F" w:rsidP="0015766F">
      <w:pPr>
        <w:pStyle w:val="Listparagraf"/>
        <w:rPr>
          <w:rFonts w:cstheme="majorHAnsi"/>
          <w:sz w:val="32"/>
          <w:szCs w:val="32"/>
        </w:rPr>
      </w:pPr>
    </w:p>
    <w:p w14:paraId="5FF9B39C" w14:textId="2296F64C" w:rsidR="0015766F" w:rsidRPr="0015766F" w:rsidRDefault="0015766F" w:rsidP="0015766F">
      <w:pPr>
        <w:rPr>
          <w:rFonts w:cstheme="majorHAnsi"/>
          <w:sz w:val="32"/>
          <w:szCs w:val="32"/>
        </w:rPr>
      </w:pPr>
      <w:r w:rsidRPr="0015766F">
        <w:rPr>
          <w:rFonts w:cstheme="majorHAnsi"/>
          <w:noProof/>
          <w:sz w:val="32"/>
          <w:szCs w:val="32"/>
        </w:rPr>
        <w:drawing>
          <wp:inline distT="0" distB="0" distL="0" distR="0" wp14:anchorId="14737DDB" wp14:editId="0BF52DD6">
            <wp:extent cx="5943600" cy="532765"/>
            <wp:effectExtent l="0" t="0" r="0" b="635"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42C6" w14:textId="77777777" w:rsidR="00525B5B" w:rsidRPr="00525B5B" w:rsidRDefault="00525B5B" w:rsidP="00525B5B">
      <w:pPr>
        <w:rPr>
          <w:rFonts w:cstheme="majorHAnsi"/>
          <w:sz w:val="32"/>
          <w:szCs w:val="32"/>
        </w:rPr>
      </w:pPr>
    </w:p>
    <w:p w14:paraId="16BF8E4F" w14:textId="5BA68ED0" w:rsidR="00525B5B" w:rsidRDefault="00525B5B" w:rsidP="00E11467">
      <w:pPr>
        <w:pStyle w:val="Listparagraf"/>
        <w:numPr>
          <w:ilvl w:val="0"/>
          <w:numId w:val="24"/>
        </w:numPr>
        <w:rPr>
          <w:rFonts w:cstheme="majorHAnsi"/>
          <w:sz w:val="32"/>
          <w:szCs w:val="32"/>
        </w:rPr>
      </w:pPr>
      <w:proofErr w:type="spellStart"/>
      <w:r>
        <w:rPr>
          <w:rFonts w:cstheme="majorHAnsi"/>
          <w:sz w:val="32"/>
          <w:szCs w:val="32"/>
        </w:rPr>
        <w:t>Formare</w:t>
      </w:r>
      <w:proofErr w:type="spellEnd"/>
      <w:r>
        <w:rPr>
          <w:rFonts w:cstheme="majorHAnsi"/>
          <w:sz w:val="32"/>
          <w:szCs w:val="32"/>
        </w:rPr>
        <w:t xml:space="preserve"> PIN (</w:t>
      </w:r>
      <w:proofErr w:type="spellStart"/>
      <w:r>
        <w:rPr>
          <w:rFonts w:cstheme="majorHAnsi"/>
          <w:sz w:val="32"/>
          <w:szCs w:val="32"/>
        </w:rPr>
        <w:t>realizat</w:t>
      </w:r>
      <w:proofErr w:type="spellEnd"/>
      <w:r>
        <w:rPr>
          <w:rFonts w:cstheme="majorHAnsi"/>
          <w:sz w:val="32"/>
          <w:szCs w:val="32"/>
        </w:rPr>
        <w:t xml:space="preserve"> de Coblisan George)</w:t>
      </w:r>
    </w:p>
    <w:p w14:paraId="1FC1A0CC" w14:textId="7ADDCDAA" w:rsidR="00525B5B" w:rsidRDefault="00525B5B" w:rsidP="00525B5B">
      <w:pPr>
        <w:rPr>
          <w:rFonts w:cstheme="majorHAnsi"/>
          <w:sz w:val="32"/>
          <w:szCs w:val="32"/>
        </w:rPr>
      </w:pPr>
      <w:r w:rsidRPr="00525B5B">
        <w:rPr>
          <w:rFonts w:cstheme="majorHAnsi"/>
          <w:noProof/>
          <w:sz w:val="32"/>
          <w:szCs w:val="32"/>
        </w:rPr>
        <w:drawing>
          <wp:inline distT="0" distB="0" distL="0" distR="0" wp14:anchorId="6AD3159C" wp14:editId="76A6795F">
            <wp:extent cx="5943600" cy="1195705"/>
            <wp:effectExtent l="0" t="0" r="0" b="4445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E15B" w14:textId="56FD176E" w:rsidR="009B5026" w:rsidRDefault="009B5026" w:rsidP="00525B5B">
      <w:pPr>
        <w:rPr>
          <w:rFonts w:cstheme="majorHAnsi"/>
          <w:sz w:val="32"/>
          <w:szCs w:val="32"/>
        </w:rPr>
      </w:pPr>
    </w:p>
    <w:p w14:paraId="4678B9B7" w14:textId="724B3F2D" w:rsidR="009B5026" w:rsidRDefault="009B5026" w:rsidP="009B5026">
      <w:pPr>
        <w:pStyle w:val="Listparagraf"/>
        <w:numPr>
          <w:ilvl w:val="0"/>
          <w:numId w:val="24"/>
        </w:numPr>
        <w:rPr>
          <w:rFonts w:cstheme="majorHAnsi"/>
          <w:sz w:val="32"/>
          <w:szCs w:val="32"/>
        </w:rPr>
      </w:pPr>
      <w:proofErr w:type="spellStart"/>
      <w:r>
        <w:rPr>
          <w:rFonts w:cstheme="majorHAnsi"/>
          <w:sz w:val="32"/>
          <w:szCs w:val="32"/>
        </w:rPr>
        <w:t>Decodificator</w:t>
      </w:r>
      <w:proofErr w:type="spellEnd"/>
      <w:r>
        <w:rPr>
          <w:rFonts w:cstheme="majorHAnsi"/>
          <w:sz w:val="32"/>
          <w:szCs w:val="32"/>
        </w:rPr>
        <w:t xml:space="preserve"> mii (</w:t>
      </w:r>
      <w:proofErr w:type="spellStart"/>
      <w:r>
        <w:rPr>
          <w:rFonts w:cstheme="majorHAnsi"/>
          <w:sz w:val="32"/>
          <w:szCs w:val="32"/>
        </w:rPr>
        <w:t>realizat</w:t>
      </w:r>
      <w:proofErr w:type="spellEnd"/>
      <w:r>
        <w:rPr>
          <w:rFonts w:cstheme="majorHAnsi"/>
          <w:sz w:val="32"/>
          <w:szCs w:val="32"/>
        </w:rPr>
        <w:t xml:space="preserve"> de </w:t>
      </w:r>
      <w:proofErr w:type="spellStart"/>
      <w:r>
        <w:rPr>
          <w:rFonts w:cstheme="majorHAnsi"/>
          <w:sz w:val="32"/>
          <w:szCs w:val="32"/>
        </w:rPr>
        <w:t>Corpodean</w:t>
      </w:r>
      <w:proofErr w:type="spellEnd"/>
      <w:r>
        <w:rPr>
          <w:rFonts w:cstheme="majorHAnsi"/>
          <w:sz w:val="32"/>
          <w:szCs w:val="32"/>
        </w:rPr>
        <w:t xml:space="preserve"> Darius)</w:t>
      </w:r>
    </w:p>
    <w:p w14:paraId="4BC39B68" w14:textId="692E4CE9" w:rsidR="009B5026" w:rsidRDefault="009B5026" w:rsidP="009B5026">
      <w:pPr>
        <w:rPr>
          <w:rFonts w:cstheme="majorHAnsi"/>
          <w:sz w:val="32"/>
          <w:szCs w:val="32"/>
        </w:rPr>
      </w:pPr>
      <w:r w:rsidRPr="009B5026">
        <w:rPr>
          <w:rFonts w:cstheme="majorHAnsi"/>
          <w:noProof/>
          <w:sz w:val="32"/>
          <w:szCs w:val="32"/>
        </w:rPr>
        <w:drawing>
          <wp:inline distT="0" distB="0" distL="0" distR="0" wp14:anchorId="5E378CB6" wp14:editId="367CB4BB">
            <wp:extent cx="5943600" cy="397510"/>
            <wp:effectExtent l="0" t="0" r="0" b="2540"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84D3" w14:textId="54BEAF71" w:rsidR="009B5026" w:rsidRDefault="00696809" w:rsidP="009B5026">
      <w:pPr>
        <w:rPr>
          <w:rFonts w:cstheme="majorHAnsi"/>
          <w:sz w:val="32"/>
          <w:szCs w:val="32"/>
        </w:rPr>
      </w:pPr>
      <w:r w:rsidRPr="00696809">
        <w:rPr>
          <w:rFonts w:cstheme="majorHAnsi"/>
          <w:sz w:val="32"/>
          <w:szCs w:val="32"/>
        </w:rPr>
        <w:drawing>
          <wp:inline distT="0" distB="0" distL="0" distR="0" wp14:anchorId="207CFE0F" wp14:editId="030E4020">
            <wp:extent cx="5943600" cy="596900"/>
            <wp:effectExtent l="0" t="0" r="0" b="0"/>
            <wp:docPr id="34" name="I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5526" w14:textId="4615EABC" w:rsidR="00696809" w:rsidRPr="00696809" w:rsidRDefault="00696809" w:rsidP="009B5026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La </w:t>
      </w:r>
      <w:proofErr w:type="spellStart"/>
      <w:r>
        <w:rPr>
          <w:rFonts w:cstheme="majorHAnsi"/>
          <w:sz w:val="24"/>
          <w:szCs w:val="24"/>
        </w:rPr>
        <w:t>fel</w:t>
      </w:r>
      <w:proofErr w:type="spellEnd"/>
      <w:r>
        <w:rPr>
          <w:rFonts w:cstheme="majorHAnsi"/>
          <w:sz w:val="24"/>
          <w:szCs w:val="24"/>
        </w:rPr>
        <w:t xml:space="preserve">, am </w:t>
      </w:r>
      <w:proofErr w:type="spellStart"/>
      <w:r>
        <w:rPr>
          <w:rFonts w:cstheme="majorHAnsi"/>
          <w:sz w:val="24"/>
          <w:szCs w:val="24"/>
        </w:rPr>
        <w:t>simulat</w:t>
      </w:r>
      <w:proofErr w:type="spellEnd"/>
      <w:r>
        <w:rPr>
          <w:rFonts w:cstheme="majorHAnsi"/>
          <w:sz w:val="24"/>
          <w:szCs w:val="24"/>
        </w:rPr>
        <w:t xml:space="preserve"> un </w:t>
      </w:r>
      <w:proofErr w:type="spellStart"/>
      <w:r>
        <w:rPr>
          <w:rFonts w:cstheme="majorHAnsi"/>
          <w:sz w:val="24"/>
          <w:szCs w:val="24"/>
        </w:rPr>
        <w:t>singur</w:t>
      </w:r>
      <w:proofErr w:type="spellEnd"/>
      <w:r>
        <w:rPr>
          <w:rFonts w:cstheme="majorHAnsi"/>
          <w:sz w:val="24"/>
          <w:szCs w:val="24"/>
        </w:rPr>
        <w:t xml:space="preserve"> </w:t>
      </w:r>
      <w:proofErr w:type="spellStart"/>
      <w:r>
        <w:rPr>
          <w:rFonts w:cstheme="majorHAnsi"/>
          <w:sz w:val="24"/>
          <w:szCs w:val="24"/>
        </w:rPr>
        <w:t>decodificator</w:t>
      </w:r>
      <w:proofErr w:type="spellEnd"/>
      <w:r>
        <w:rPr>
          <w:rFonts w:cstheme="majorHAnsi"/>
          <w:sz w:val="24"/>
          <w:szCs w:val="24"/>
        </w:rPr>
        <w:t xml:space="preserve"> </w:t>
      </w:r>
      <w:proofErr w:type="spellStart"/>
      <w:r>
        <w:rPr>
          <w:rFonts w:cstheme="majorHAnsi"/>
          <w:sz w:val="24"/>
          <w:szCs w:val="24"/>
        </w:rPr>
        <w:t>deoarece</w:t>
      </w:r>
      <w:proofErr w:type="spellEnd"/>
      <w:r>
        <w:rPr>
          <w:rFonts w:cstheme="majorHAnsi"/>
          <w:sz w:val="24"/>
          <w:szCs w:val="24"/>
        </w:rPr>
        <w:t xml:space="preserve"> </w:t>
      </w:r>
      <w:proofErr w:type="spellStart"/>
      <w:r>
        <w:rPr>
          <w:rFonts w:cstheme="majorHAnsi"/>
          <w:sz w:val="24"/>
          <w:szCs w:val="24"/>
        </w:rPr>
        <w:t>toate</w:t>
      </w:r>
      <w:proofErr w:type="spellEnd"/>
      <w:r>
        <w:rPr>
          <w:rFonts w:cstheme="majorHAnsi"/>
          <w:sz w:val="24"/>
          <w:szCs w:val="24"/>
        </w:rPr>
        <w:t xml:space="preserve"> au </w:t>
      </w:r>
      <w:proofErr w:type="spellStart"/>
      <w:r>
        <w:rPr>
          <w:rFonts w:cstheme="majorHAnsi"/>
          <w:sz w:val="24"/>
          <w:szCs w:val="24"/>
        </w:rPr>
        <w:t>aceeasi</w:t>
      </w:r>
      <w:proofErr w:type="spellEnd"/>
      <w:r>
        <w:rPr>
          <w:rFonts w:cstheme="majorHAnsi"/>
          <w:sz w:val="24"/>
          <w:szCs w:val="24"/>
        </w:rPr>
        <w:t xml:space="preserve"> </w:t>
      </w:r>
      <w:proofErr w:type="spellStart"/>
      <w:r>
        <w:rPr>
          <w:rFonts w:cstheme="majorHAnsi"/>
          <w:sz w:val="24"/>
          <w:szCs w:val="24"/>
        </w:rPr>
        <w:t>functionalitate</w:t>
      </w:r>
      <w:proofErr w:type="spellEnd"/>
      <w:r>
        <w:rPr>
          <w:rFonts w:cstheme="majorHAnsi"/>
          <w:sz w:val="24"/>
          <w:szCs w:val="24"/>
        </w:rPr>
        <w:t xml:space="preserve">. </w:t>
      </w:r>
    </w:p>
    <w:p w14:paraId="2F773937" w14:textId="77777777" w:rsidR="0015766F" w:rsidRPr="00525B5B" w:rsidRDefault="0015766F" w:rsidP="00525B5B">
      <w:pPr>
        <w:rPr>
          <w:rFonts w:cstheme="majorHAnsi"/>
          <w:sz w:val="32"/>
          <w:szCs w:val="32"/>
        </w:rPr>
      </w:pPr>
    </w:p>
    <w:p w14:paraId="62BD6535" w14:textId="42017545" w:rsidR="005448C2" w:rsidRPr="005448C2" w:rsidRDefault="005448C2" w:rsidP="005448C2">
      <w:pPr>
        <w:pStyle w:val="Listparagraf"/>
        <w:numPr>
          <w:ilvl w:val="0"/>
          <w:numId w:val="24"/>
        </w:numPr>
        <w:rPr>
          <w:rFonts w:cstheme="majorHAnsi"/>
          <w:sz w:val="32"/>
          <w:szCs w:val="32"/>
        </w:rPr>
      </w:pPr>
      <w:r w:rsidRPr="005448C2">
        <w:rPr>
          <w:rFonts w:cstheme="majorHAnsi"/>
          <w:sz w:val="32"/>
          <w:szCs w:val="32"/>
        </w:rPr>
        <w:lastRenderedPageBreak/>
        <w:t xml:space="preserve">Comparator data </w:t>
      </w:r>
      <w:proofErr w:type="spellStart"/>
      <w:r w:rsidRPr="005448C2">
        <w:rPr>
          <w:rFonts w:cstheme="majorHAnsi"/>
          <w:sz w:val="32"/>
          <w:szCs w:val="32"/>
        </w:rPr>
        <w:t>curenta</w:t>
      </w:r>
      <w:proofErr w:type="spellEnd"/>
      <w:r w:rsidRPr="005448C2">
        <w:rPr>
          <w:rFonts w:cstheme="majorHAnsi"/>
          <w:sz w:val="32"/>
          <w:szCs w:val="32"/>
        </w:rPr>
        <w:t xml:space="preserve"> cu data </w:t>
      </w:r>
      <w:proofErr w:type="spellStart"/>
      <w:r w:rsidRPr="005448C2">
        <w:rPr>
          <w:rFonts w:cstheme="majorHAnsi"/>
          <w:sz w:val="32"/>
          <w:szCs w:val="32"/>
        </w:rPr>
        <w:t>expirarii</w:t>
      </w:r>
      <w:proofErr w:type="spellEnd"/>
      <w:r w:rsidRPr="005448C2">
        <w:rPr>
          <w:rFonts w:cstheme="majorHAnsi"/>
          <w:sz w:val="32"/>
          <w:szCs w:val="32"/>
        </w:rPr>
        <w:t xml:space="preserve"> (</w:t>
      </w:r>
      <w:proofErr w:type="spellStart"/>
      <w:r w:rsidRPr="005448C2">
        <w:rPr>
          <w:rFonts w:cstheme="majorHAnsi"/>
          <w:sz w:val="32"/>
          <w:szCs w:val="32"/>
        </w:rPr>
        <w:t>realizat</w:t>
      </w:r>
      <w:proofErr w:type="spellEnd"/>
      <w:r w:rsidRPr="005448C2">
        <w:rPr>
          <w:rFonts w:cstheme="majorHAnsi"/>
          <w:sz w:val="32"/>
          <w:szCs w:val="32"/>
        </w:rPr>
        <w:t xml:space="preserve"> de </w:t>
      </w:r>
      <w:proofErr w:type="spellStart"/>
      <w:r w:rsidRPr="005448C2">
        <w:rPr>
          <w:rFonts w:cstheme="majorHAnsi"/>
          <w:sz w:val="32"/>
          <w:szCs w:val="32"/>
        </w:rPr>
        <w:t>Corpodean</w:t>
      </w:r>
      <w:proofErr w:type="spellEnd"/>
      <w:r w:rsidRPr="005448C2">
        <w:rPr>
          <w:rFonts w:cstheme="majorHAnsi"/>
          <w:sz w:val="32"/>
          <w:szCs w:val="32"/>
        </w:rPr>
        <w:t xml:space="preserve"> Darius)</w:t>
      </w:r>
    </w:p>
    <w:p w14:paraId="312BE282" w14:textId="5342A984" w:rsidR="005448C2" w:rsidRPr="00D05FD7" w:rsidRDefault="00FE43C1" w:rsidP="005448C2">
      <w:pPr>
        <w:rPr>
          <w:rFonts w:cstheme="minorHAnsi"/>
          <w:color w:val="000000"/>
          <w:sz w:val="24"/>
          <w:szCs w:val="24"/>
        </w:rPr>
      </w:pPr>
      <w:r w:rsidRPr="00FE43C1">
        <w:rPr>
          <w:rFonts w:cstheme="minorHAnsi"/>
          <w:color w:val="000000"/>
          <w:sz w:val="24"/>
          <w:szCs w:val="24"/>
        </w:rPr>
        <w:drawing>
          <wp:inline distT="0" distB="0" distL="0" distR="0" wp14:anchorId="3F6DFDF3" wp14:editId="66A321C1">
            <wp:extent cx="5943600" cy="977265"/>
            <wp:effectExtent l="0" t="0" r="0" b="0"/>
            <wp:docPr id="36" name="I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FB0D" w14:textId="70D8D7A6" w:rsidR="005448C2" w:rsidRDefault="005448C2" w:rsidP="005448C2">
      <w:pPr>
        <w:rPr>
          <w:rFonts w:cstheme="majorHAnsi"/>
          <w:sz w:val="32"/>
          <w:szCs w:val="32"/>
        </w:rPr>
      </w:pPr>
    </w:p>
    <w:p w14:paraId="2BC0ECAE" w14:textId="77777777" w:rsidR="005448C2" w:rsidRDefault="005448C2" w:rsidP="005448C2">
      <w:pPr>
        <w:pStyle w:val="Listparagraf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highlight w:val="white"/>
        </w:rPr>
      </w:pPr>
      <w:proofErr w:type="spellStart"/>
      <w:r>
        <w:rPr>
          <w:rFonts w:cs="Courier New"/>
          <w:color w:val="000000"/>
          <w:sz w:val="32"/>
          <w:szCs w:val="32"/>
          <w:highlight w:val="white"/>
        </w:rPr>
        <w:t>Memorie</w:t>
      </w:r>
      <w:proofErr w:type="spellEnd"/>
      <w:r>
        <w:rPr>
          <w:rFonts w:cs="Courier New"/>
          <w:color w:val="000000"/>
          <w:sz w:val="32"/>
          <w:szCs w:val="32"/>
          <w:highlight w:val="white"/>
        </w:rPr>
        <w:t xml:space="preserve"> RAM PIN (</w:t>
      </w:r>
      <w:proofErr w:type="spellStart"/>
      <w:r>
        <w:rPr>
          <w:rFonts w:cs="Courier New"/>
          <w:color w:val="000000"/>
          <w:sz w:val="32"/>
          <w:szCs w:val="32"/>
          <w:highlight w:val="white"/>
        </w:rPr>
        <w:t>realizat</w:t>
      </w:r>
      <w:proofErr w:type="spellEnd"/>
      <w:r>
        <w:rPr>
          <w:rFonts w:cs="Courier New"/>
          <w:color w:val="000000"/>
          <w:sz w:val="32"/>
          <w:szCs w:val="32"/>
          <w:highlight w:val="white"/>
        </w:rPr>
        <w:t xml:space="preserve"> de </w:t>
      </w:r>
      <w:proofErr w:type="spellStart"/>
      <w:r>
        <w:rPr>
          <w:rFonts w:cs="Courier New"/>
          <w:color w:val="000000"/>
          <w:sz w:val="32"/>
          <w:szCs w:val="32"/>
          <w:highlight w:val="white"/>
        </w:rPr>
        <w:t>Corpodean</w:t>
      </w:r>
      <w:proofErr w:type="spellEnd"/>
      <w:r>
        <w:rPr>
          <w:rFonts w:cs="Courier New"/>
          <w:color w:val="000000"/>
          <w:sz w:val="32"/>
          <w:szCs w:val="32"/>
          <w:highlight w:val="white"/>
        </w:rPr>
        <w:t xml:space="preserve"> Darius)</w:t>
      </w:r>
    </w:p>
    <w:p w14:paraId="49D5E780" w14:textId="23449CD7" w:rsidR="005448C2" w:rsidRDefault="005448C2" w:rsidP="005448C2">
      <w:pPr>
        <w:pStyle w:val="Listparagraf"/>
        <w:rPr>
          <w:rFonts w:cstheme="majorHAnsi"/>
          <w:sz w:val="32"/>
          <w:szCs w:val="32"/>
        </w:rPr>
      </w:pPr>
    </w:p>
    <w:p w14:paraId="1A419E7A" w14:textId="6649711A" w:rsidR="005448C2" w:rsidRPr="005448C2" w:rsidRDefault="005448C2" w:rsidP="005448C2">
      <w:pPr>
        <w:rPr>
          <w:rFonts w:cstheme="majorHAnsi"/>
          <w:sz w:val="32"/>
          <w:szCs w:val="32"/>
        </w:rPr>
      </w:pPr>
      <w:r w:rsidRPr="0046106F">
        <w:rPr>
          <w:noProof/>
        </w:rPr>
        <w:drawing>
          <wp:inline distT="0" distB="0" distL="0" distR="0" wp14:anchorId="386CD858" wp14:editId="2EA5F3E5">
            <wp:extent cx="6056630" cy="119053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9398" cy="12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0249" w14:textId="44E58F73" w:rsidR="005448C2" w:rsidRDefault="005448C2" w:rsidP="005448C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32"/>
          <w:szCs w:val="32"/>
          <w:highlight w:val="white"/>
          <w:lang w:val="ro-RO"/>
        </w:rPr>
      </w:pPr>
    </w:p>
    <w:p w14:paraId="6CD53205" w14:textId="77777777" w:rsidR="005448C2" w:rsidRPr="00613864" w:rsidRDefault="005448C2" w:rsidP="005448C2">
      <w:pPr>
        <w:pStyle w:val="Listparagraf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="Courier New"/>
          <w:sz w:val="32"/>
          <w:szCs w:val="32"/>
          <w:highlight w:val="white"/>
        </w:rPr>
      </w:pPr>
      <w:r>
        <w:rPr>
          <w:rFonts w:cs="Courier New"/>
          <w:sz w:val="32"/>
          <w:szCs w:val="32"/>
          <w:highlight w:val="white"/>
        </w:rPr>
        <w:t xml:space="preserve">Comparator PIN </w:t>
      </w:r>
      <w:r>
        <w:rPr>
          <w:rFonts w:cs="Courier New"/>
          <w:color w:val="000000"/>
          <w:sz w:val="32"/>
          <w:szCs w:val="32"/>
          <w:highlight w:val="white"/>
        </w:rPr>
        <w:t>(</w:t>
      </w:r>
      <w:proofErr w:type="spellStart"/>
      <w:r>
        <w:rPr>
          <w:rFonts w:cs="Courier New"/>
          <w:color w:val="000000"/>
          <w:sz w:val="32"/>
          <w:szCs w:val="32"/>
          <w:highlight w:val="white"/>
        </w:rPr>
        <w:t>realizat</w:t>
      </w:r>
      <w:proofErr w:type="spellEnd"/>
      <w:r>
        <w:rPr>
          <w:rFonts w:cs="Courier New"/>
          <w:color w:val="000000"/>
          <w:sz w:val="32"/>
          <w:szCs w:val="32"/>
          <w:highlight w:val="white"/>
        </w:rPr>
        <w:t xml:space="preserve"> de </w:t>
      </w:r>
      <w:proofErr w:type="spellStart"/>
      <w:r>
        <w:rPr>
          <w:rFonts w:cs="Courier New"/>
          <w:color w:val="000000"/>
          <w:sz w:val="32"/>
          <w:szCs w:val="32"/>
          <w:highlight w:val="white"/>
        </w:rPr>
        <w:t>Corpodean</w:t>
      </w:r>
      <w:proofErr w:type="spellEnd"/>
      <w:r>
        <w:rPr>
          <w:rFonts w:cs="Courier New"/>
          <w:color w:val="000000"/>
          <w:sz w:val="32"/>
          <w:szCs w:val="32"/>
          <w:highlight w:val="white"/>
        </w:rPr>
        <w:t xml:space="preserve"> Darius)</w:t>
      </w:r>
    </w:p>
    <w:p w14:paraId="7D9090FC" w14:textId="79820B06" w:rsidR="005448C2" w:rsidRDefault="005448C2" w:rsidP="005448C2">
      <w:pPr>
        <w:pStyle w:val="Listparagraf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32"/>
          <w:szCs w:val="32"/>
          <w:highlight w:val="white"/>
          <w:lang w:val="ro-RO"/>
        </w:rPr>
      </w:pPr>
    </w:p>
    <w:p w14:paraId="47D32DAF" w14:textId="1D838DAB" w:rsidR="005448C2" w:rsidRPr="00FE43C1" w:rsidRDefault="00FE43C1" w:rsidP="00FE43C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32"/>
          <w:szCs w:val="32"/>
          <w:highlight w:val="white"/>
          <w:lang w:val="ro-RO"/>
        </w:rPr>
      </w:pPr>
      <w:r w:rsidRPr="00FE43C1">
        <w:rPr>
          <w:lang w:val="ro-RO"/>
        </w:rPr>
        <w:drawing>
          <wp:inline distT="0" distB="0" distL="0" distR="0" wp14:anchorId="5ADE9B5B" wp14:editId="2BFC624D">
            <wp:extent cx="5943600" cy="612140"/>
            <wp:effectExtent l="0" t="0" r="0" b="0"/>
            <wp:docPr id="37" name="I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7474" w14:textId="61EE6564" w:rsidR="00627853" w:rsidRDefault="00627853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32"/>
          <w:szCs w:val="32"/>
          <w:highlight w:val="white"/>
          <w:lang w:val="ro-RO"/>
        </w:rPr>
      </w:pPr>
    </w:p>
    <w:p w14:paraId="7AE8162D" w14:textId="6AC0746F" w:rsidR="00627853" w:rsidRDefault="00627853" w:rsidP="005448C2">
      <w:pPr>
        <w:pStyle w:val="Listparagraf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</w:pPr>
    </w:p>
    <w:p w14:paraId="597E174C" w14:textId="77777777" w:rsidR="005448C2" w:rsidRDefault="005448C2" w:rsidP="005448C2">
      <w:pPr>
        <w:pStyle w:val="Listparagraf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highlight w:val="white"/>
        </w:rPr>
      </w:pPr>
      <w:proofErr w:type="spellStart"/>
      <w:r>
        <w:rPr>
          <w:rFonts w:cs="Courier New"/>
          <w:color w:val="000000"/>
          <w:sz w:val="32"/>
          <w:szCs w:val="32"/>
          <w:highlight w:val="white"/>
        </w:rPr>
        <w:t>Afisare</w:t>
      </w:r>
      <w:proofErr w:type="spellEnd"/>
      <w:r>
        <w:rPr>
          <w:rFonts w:cs="Courier New"/>
          <w:color w:val="000000"/>
          <w:sz w:val="32"/>
          <w:szCs w:val="32"/>
          <w:highlight w:val="white"/>
        </w:rPr>
        <w:t xml:space="preserve"> </w:t>
      </w:r>
      <w:proofErr w:type="spellStart"/>
      <w:r>
        <w:rPr>
          <w:rFonts w:cs="Courier New"/>
          <w:color w:val="000000"/>
          <w:sz w:val="32"/>
          <w:szCs w:val="32"/>
          <w:highlight w:val="white"/>
        </w:rPr>
        <w:t>Eroare</w:t>
      </w:r>
      <w:proofErr w:type="spellEnd"/>
      <w:r>
        <w:rPr>
          <w:rFonts w:cs="Courier New"/>
          <w:color w:val="000000"/>
          <w:sz w:val="32"/>
          <w:szCs w:val="32"/>
          <w:highlight w:val="white"/>
        </w:rPr>
        <w:t xml:space="preserve"> PIN</w:t>
      </w:r>
      <w:r>
        <w:rPr>
          <w:rFonts w:cstheme="majorHAnsi"/>
          <w:sz w:val="32"/>
          <w:szCs w:val="32"/>
        </w:rPr>
        <w:t xml:space="preserve"> (</w:t>
      </w:r>
      <w:proofErr w:type="spellStart"/>
      <w:r>
        <w:rPr>
          <w:rFonts w:cstheme="majorHAnsi"/>
          <w:sz w:val="32"/>
          <w:szCs w:val="32"/>
        </w:rPr>
        <w:t>realizat</w:t>
      </w:r>
      <w:proofErr w:type="spellEnd"/>
      <w:r>
        <w:rPr>
          <w:rFonts w:cstheme="majorHAnsi"/>
          <w:sz w:val="32"/>
          <w:szCs w:val="32"/>
        </w:rPr>
        <w:t xml:space="preserve"> de Coblisan George)</w:t>
      </w:r>
    </w:p>
    <w:p w14:paraId="743FA3AF" w14:textId="5550B1A0" w:rsidR="005448C2" w:rsidRDefault="005448C2" w:rsidP="005448C2">
      <w:pPr>
        <w:pStyle w:val="Listparagraf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</w:pPr>
    </w:p>
    <w:p w14:paraId="13BB1A00" w14:textId="59D0903C" w:rsidR="005448C2" w:rsidRDefault="00F70E62" w:rsidP="005448C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</w:pPr>
      <w:r>
        <w:rPr>
          <w:noProof/>
        </w:rPr>
        <w:drawing>
          <wp:inline distT="0" distB="0" distL="0" distR="0" wp14:anchorId="6C6A28E9" wp14:editId="0C349F51">
            <wp:extent cx="5943600" cy="1121410"/>
            <wp:effectExtent l="0" t="0" r="0" b="2540"/>
            <wp:docPr id="49" name="I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1E60E" w14:textId="77777777" w:rsidR="00413E49" w:rsidRDefault="00413E49" w:rsidP="005448C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</w:pPr>
    </w:p>
    <w:p w14:paraId="432226DF" w14:textId="1E7C864D" w:rsidR="005448C2" w:rsidRPr="00413E49" w:rsidRDefault="005448C2" w:rsidP="005448C2">
      <w:pPr>
        <w:pStyle w:val="Listparagraf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highlight w:val="white"/>
        </w:rPr>
      </w:pPr>
      <w:proofErr w:type="spellStart"/>
      <w:r w:rsidRPr="005448C2">
        <w:rPr>
          <w:rFonts w:cs="Courier New"/>
          <w:color w:val="000000"/>
          <w:sz w:val="32"/>
          <w:szCs w:val="32"/>
          <w:highlight w:val="white"/>
        </w:rPr>
        <w:lastRenderedPageBreak/>
        <w:t>Demultiplexor</w:t>
      </w:r>
      <w:proofErr w:type="spellEnd"/>
      <w:r w:rsidRPr="005448C2">
        <w:rPr>
          <w:rFonts w:cs="Courier New"/>
          <w:color w:val="000000"/>
          <w:sz w:val="32"/>
          <w:szCs w:val="32"/>
          <w:highlight w:val="white"/>
        </w:rPr>
        <w:t xml:space="preserve"> </w:t>
      </w:r>
      <w:proofErr w:type="spellStart"/>
      <w:r w:rsidRPr="005448C2">
        <w:rPr>
          <w:rFonts w:cs="Courier New"/>
          <w:color w:val="000000"/>
          <w:sz w:val="32"/>
          <w:szCs w:val="32"/>
          <w:highlight w:val="white"/>
        </w:rPr>
        <w:t>Operatii</w:t>
      </w:r>
      <w:proofErr w:type="spellEnd"/>
      <w:r w:rsidRPr="005448C2">
        <w:rPr>
          <w:rFonts w:cs="Courier New"/>
          <w:color w:val="000000"/>
          <w:sz w:val="32"/>
          <w:szCs w:val="32"/>
          <w:highlight w:val="white"/>
        </w:rPr>
        <w:t xml:space="preserve"> (</w:t>
      </w:r>
      <w:proofErr w:type="spellStart"/>
      <w:r w:rsidRPr="005448C2">
        <w:rPr>
          <w:rFonts w:cs="Courier New"/>
          <w:color w:val="000000"/>
          <w:sz w:val="32"/>
          <w:szCs w:val="32"/>
          <w:highlight w:val="white"/>
        </w:rPr>
        <w:t>realizat</w:t>
      </w:r>
      <w:proofErr w:type="spellEnd"/>
      <w:r w:rsidRPr="005448C2">
        <w:rPr>
          <w:rFonts w:cs="Courier New"/>
          <w:color w:val="000000"/>
          <w:sz w:val="32"/>
          <w:szCs w:val="32"/>
          <w:highlight w:val="white"/>
        </w:rPr>
        <w:t xml:space="preserve"> de </w:t>
      </w:r>
      <w:proofErr w:type="spellStart"/>
      <w:r w:rsidRPr="005448C2">
        <w:rPr>
          <w:rFonts w:cs="Courier New"/>
          <w:color w:val="000000"/>
          <w:sz w:val="32"/>
          <w:szCs w:val="32"/>
          <w:highlight w:val="white"/>
        </w:rPr>
        <w:t>Corpodean</w:t>
      </w:r>
      <w:proofErr w:type="spellEnd"/>
      <w:r w:rsidRPr="005448C2">
        <w:rPr>
          <w:rFonts w:cs="Courier New"/>
          <w:color w:val="000000"/>
          <w:sz w:val="32"/>
          <w:szCs w:val="32"/>
          <w:highlight w:val="white"/>
        </w:rPr>
        <w:t xml:space="preserve"> Darius)</w:t>
      </w:r>
      <w:r w:rsidRPr="00530959">
        <w:rPr>
          <w:noProof/>
        </w:rPr>
        <w:drawing>
          <wp:anchor distT="0" distB="0" distL="114300" distR="114300" simplePos="0" relativeHeight="251663360" behindDoc="0" locked="0" layoutInCell="1" allowOverlap="1" wp14:anchorId="3FB20AFE" wp14:editId="14095044">
            <wp:simplePos x="0" y="0"/>
            <wp:positionH relativeFrom="margin">
              <wp:align>left</wp:align>
            </wp:positionH>
            <wp:positionV relativeFrom="paragraph">
              <wp:posOffset>494665</wp:posOffset>
            </wp:positionV>
            <wp:extent cx="6677025" cy="121920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E6BE351" w14:textId="715630BF" w:rsidR="005448C2" w:rsidRPr="005448C2" w:rsidRDefault="005448C2" w:rsidP="005448C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highlight w:val="white"/>
        </w:rPr>
      </w:pPr>
    </w:p>
    <w:p w14:paraId="27C44050" w14:textId="77777777" w:rsidR="005448C2" w:rsidRPr="005448C2" w:rsidRDefault="005448C2" w:rsidP="005448C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</w:pPr>
    </w:p>
    <w:p w14:paraId="24C9F65A" w14:textId="600FE526" w:rsidR="005448C2" w:rsidRPr="005448C2" w:rsidRDefault="005448C2" w:rsidP="005448C2">
      <w:pPr>
        <w:pStyle w:val="Listparagraf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="Courier New"/>
          <w:sz w:val="32"/>
          <w:szCs w:val="32"/>
          <w:highlight w:val="white"/>
        </w:rPr>
      </w:pPr>
      <w:proofErr w:type="spellStart"/>
      <w:r w:rsidRPr="005448C2">
        <w:rPr>
          <w:rFonts w:cs="Courier New"/>
          <w:sz w:val="32"/>
          <w:szCs w:val="32"/>
          <w:highlight w:val="white"/>
        </w:rPr>
        <w:t>Memorie</w:t>
      </w:r>
      <w:proofErr w:type="spellEnd"/>
      <w:r w:rsidRPr="005448C2">
        <w:rPr>
          <w:rFonts w:cs="Courier New"/>
          <w:sz w:val="32"/>
          <w:szCs w:val="32"/>
          <w:highlight w:val="white"/>
        </w:rPr>
        <w:t xml:space="preserve"> RAM SOLD</w:t>
      </w:r>
      <w:r w:rsidRPr="005448C2">
        <w:rPr>
          <w:rFonts w:cs="Courier New"/>
          <w:sz w:val="32"/>
          <w:szCs w:val="32"/>
        </w:rPr>
        <w:t xml:space="preserve"> </w:t>
      </w:r>
      <w:r w:rsidRPr="005448C2">
        <w:rPr>
          <w:rFonts w:cstheme="majorHAnsi"/>
          <w:sz w:val="32"/>
          <w:szCs w:val="32"/>
        </w:rPr>
        <w:t>(</w:t>
      </w:r>
      <w:proofErr w:type="spellStart"/>
      <w:r w:rsidRPr="005448C2">
        <w:rPr>
          <w:rFonts w:cstheme="majorHAnsi"/>
          <w:sz w:val="32"/>
          <w:szCs w:val="32"/>
        </w:rPr>
        <w:t>realizat</w:t>
      </w:r>
      <w:proofErr w:type="spellEnd"/>
      <w:r w:rsidRPr="005448C2">
        <w:rPr>
          <w:rFonts w:cstheme="majorHAnsi"/>
          <w:sz w:val="32"/>
          <w:szCs w:val="32"/>
        </w:rPr>
        <w:t xml:space="preserve"> de Coblisan George)</w:t>
      </w:r>
    </w:p>
    <w:p w14:paraId="5CD6CABB" w14:textId="1707A166" w:rsidR="005448C2" w:rsidRDefault="005448C2" w:rsidP="005448C2">
      <w:pPr>
        <w:autoSpaceDE w:val="0"/>
        <w:autoSpaceDN w:val="0"/>
        <w:adjustRightInd w:val="0"/>
        <w:spacing w:after="0" w:line="240" w:lineRule="auto"/>
        <w:rPr>
          <w:rFonts w:cs="Courier New"/>
          <w:sz w:val="32"/>
          <w:szCs w:val="32"/>
          <w:highlight w:val="white"/>
        </w:rPr>
      </w:pPr>
    </w:p>
    <w:p w14:paraId="1AC78F7D" w14:textId="74D8622F" w:rsidR="005448C2" w:rsidRPr="005448C2" w:rsidRDefault="005448C2" w:rsidP="005448C2">
      <w:pPr>
        <w:autoSpaceDE w:val="0"/>
        <w:autoSpaceDN w:val="0"/>
        <w:adjustRightInd w:val="0"/>
        <w:spacing w:after="0" w:line="240" w:lineRule="auto"/>
        <w:rPr>
          <w:rFonts w:cs="Courier New"/>
          <w:sz w:val="32"/>
          <w:szCs w:val="32"/>
          <w:highlight w:val="white"/>
        </w:rPr>
      </w:pPr>
      <w:ins w:id="1" w:author="Corpodean Darius Catalin" w:date="2020-04-16T13:04:00Z">
        <w:r w:rsidRPr="005D0ACF">
          <w:rPr>
            <w:rFonts w:ascii="Courier New" w:hAnsi="Courier New" w:cs="Courier New"/>
            <w:b/>
            <w:bCs/>
            <w:noProof/>
            <w:color w:val="000080"/>
            <w:sz w:val="20"/>
            <w:szCs w:val="20"/>
          </w:rPr>
          <w:drawing>
            <wp:inline distT="0" distB="0" distL="0" distR="0" wp14:anchorId="2C3B929F" wp14:editId="7E1F6C08">
              <wp:extent cx="6388171" cy="1181100"/>
              <wp:effectExtent l="0" t="0" r="0" b="0"/>
              <wp:docPr id="10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81040" cy="1198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6CC51FA" w14:textId="3AA17005" w:rsidR="005448C2" w:rsidRPr="005448C2" w:rsidRDefault="005448C2" w:rsidP="005448C2">
      <w:pPr>
        <w:pStyle w:val="Listparagraf"/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8"/>
          <w:szCs w:val="28"/>
          <w:highlight w:val="white"/>
          <w:lang w:val="ro-RO"/>
        </w:rPr>
      </w:pPr>
    </w:p>
    <w:p w14:paraId="598525FA" w14:textId="16807016" w:rsidR="0050478F" w:rsidRDefault="0050478F" w:rsidP="00CD61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  <w:highlight w:val="white"/>
          <w:lang w:val="ro-RO"/>
        </w:rPr>
      </w:pPr>
      <w:r>
        <w:rPr>
          <w:rFonts w:asciiTheme="majorHAnsi" w:hAnsiTheme="majorHAnsi" w:cstheme="majorHAnsi"/>
          <w:color w:val="000000"/>
          <w:sz w:val="24"/>
          <w:szCs w:val="24"/>
          <w:highlight w:val="white"/>
          <w:lang w:val="ro-RO"/>
        </w:rPr>
        <w:t xml:space="preserve">  </w:t>
      </w:r>
    </w:p>
    <w:p w14:paraId="326BB0EA" w14:textId="1D4AF8B4" w:rsidR="00710499" w:rsidRPr="00F70E62" w:rsidRDefault="005448C2" w:rsidP="00710499">
      <w:pPr>
        <w:pStyle w:val="Listparagraf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highlight w:val="white"/>
        </w:rPr>
      </w:pPr>
      <w:proofErr w:type="spellStart"/>
      <w:r w:rsidRPr="005448C2">
        <w:rPr>
          <w:rFonts w:cs="Courier New"/>
          <w:color w:val="000000"/>
          <w:sz w:val="32"/>
          <w:szCs w:val="32"/>
          <w:highlight w:val="white"/>
        </w:rPr>
        <w:t>Afisare</w:t>
      </w:r>
      <w:proofErr w:type="spellEnd"/>
      <w:r w:rsidRPr="005448C2">
        <w:rPr>
          <w:rFonts w:cs="Courier New"/>
          <w:color w:val="000000"/>
          <w:sz w:val="32"/>
          <w:szCs w:val="32"/>
          <w:highlight w:val="white"/>
        </w:rPr>
        <w:t xml:space="preserve"> PIN </w:t>
      </w:r>
      <w:proofErr w:type="spellStart"/>
      <w:r w:rsidRPr="005448C2">
        <w:rPr>
          <w:rFonts w:cs="Courier New"/>
          <w:color w:val="000000"/>
          <w:sz w:val="32"/>
          <w:szCs w:val="32"/>
          <w:highlight w:val="white"/>
        </w:rPr>
        <w:t>schimbat</w:t>
      </w:r>
      <w:proofErr w:type="spellEnd"/>
      <w:r w:rsidRPr="005448C2">
        <w:rPr>
          <w:rFonts w:cstheme="majorHAnsi"/>
          <w:sz w:val="32"/>
          <w:szCs w:val="32"/>
        </w:rPr>
        <w:t xml:space="preserve"> (</w:t>
      </w:r>
      <w:proofErr w:type="spellStart"/>
      <w:r w:rsidRPr="005448C2">
        <w:rPr>
          <w:rFonts w:cstheme="majorHAnsi"/>
          <w:sz w:val="32"/>
          <w:szCs w:val="32"/>
        </w:rPr>
        <w:t>realizat</w:t>
      </w:r>
      <w:proofErr w:type="spellEnd"/>
      <w:r w:rsidRPr="005448C2">
        <w:rPr>
          <w:rFonts w:cstheme="majorHAnsi"/>
          <w:sz w:val="32"/>
          <w:szCs w:val="32"/>
        </w:rPr>
        <w:t xml:space="preserve"> de Coblisan George)</w:t>
      </w:r>
    </w:p>
    <w:p w14:paraId="72A35C50" w14:textId="4AF393B4" w:rsidR="00710499" w:rsidRDefault="00F70E62" w:rsidP="00710499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noProof/>
        </w:rPr>
        <w:drawing>
          <wp:inline distT="0" distB="0" distL="0" distR="0" wp14:anchorId="7628DD24" wp14:editId="3F195C38">
            <wp:extent cx="5943600" cy="1123950"/>
            <wp:effectExtent l="0" t="0" r="0" b="0"/>
            <wp:docPr id="45" name="I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60094" w14:textId="4C8E9D1D" w:rsidR="00710499" w:rsidRDefault="00710499" w:rsidP="00710499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14:paraId="52556FFC" w14:textId="1EBB7D2F" w:rsidR="005448C2" w:rsidRPr="005448C2" w:rsidRDefault="005448C2" w:rsidP="005448C2">
      <w:pPr>
        <w:pStyle w:val="Listparagraf"/>
        <w:numPr>
          <w:ilvl w:val="0"/>
          <w:numId w:val="24"/>
        </w:numPr>
        <w:rPr>
          <w:rFonts w:cstheme="majorHAnsi"/>
          <w:sz w:val="32"/>
          <w:szCs w:val="32"/>
        </w:rPr>
      </w:pPr>
      <w:proofErr w:type="spellStart"/>
      <w:r>
        <w:rPr>
          <w:rFonts w:cstheme="majorHAnsi"/>
          <w:sz w:val="32"/>
          <w:szCs w:val="32"/>
        </w:rPr>
        <w:t>Afisare</w:t>
      </w:r>
      <w:proofErr w:type="spellEnd"/>
      <w:r>
        <w:rPr>
          <w:rFonts w:cstheme="majorHAnsi"/>
          <w:sz w:val="32"/>
          <w:szCs w:val="32"/>
        </w:rPr>
        <w:t xml:space="preserve"> SOLD (</w:t>
      </w:r>
      <w:proofErr w:type="spellStart"/>
      <w:r>
        <w:rPr>
          <w:rFonts w:cstheme="majorHAnsi"/>
          <w:sz w:val="32"/>
          <w:szCs w:val="32"/>
        </w:rPr>
        <w:t>realizat</w:t>
      </w:r>
      <w:proofErr w:type="spellEnd"/>
      <w:r>
        <w:rPr>
          <w:rFonts w:cstheme="majorHAnsi"/>
          <w:sz w:val="32"/>
          <w:szCs w:val="32"/>
        </w:rPr>
        <w:t xml:space="preserve"> de Coblisan George)</w:t>
      </w:r>
    </w:p>
    <w:p w14:paraId="6BF8604D" w14:textId="58D59E05" w:rsidR="005448C2" w:rsidRPr="005448C2" w:rsidRDefault="00F70E62" w:rsidP="005448C2">
      <w:pPr>
        <w:rPr>
          <w:rFonts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7AFA5CED" wp14:editId="30B2DD04">
            <wp:extent cx="5943600" cy="1121410"/>
            <wp:effectExtent l="0" t="0" r="0" b="2540"/>
            <wp:docPr id="50" name="I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36FD9" w14:textId="19BE4440" w:rsidR="00013F19" w:rsidRDefault="00013F19" w:rsidP="00013F19">
      <w:pPr>
        <w:rPr>
          <w:rFonts w:cstheme="majorHAnsi"/>
          <w:sz w:val="24"/>
          <w:szCs w:val="24"/>
        </w:rPr>
      </w:pPr>
    </w:p>
    <w:p w14:paraId="5E01233B" w14:textId="2E858CCE" w:rsidR="005448C2" w:rsidRPr="00B56E10" w:rsidRDefault="005448C2" w:rsidP="005448C2">
      <w:pPr>
        <w:pStyle w:val="Listparagraf"/>
        <w:numPr>
          <w:ilvl w:val="0"/>
          <w:numId w:val="24"/>
        </w:numPr>
        <w:rPr>
          <w:rFonts w:cstheme="majorHAnsi"/>
          <w:sz w:val="32"/>
          <w:szCs w:val="32"/>
        </w:rPr>
      </w:pPr>
      <w:r w:rsidRPr="005448C2">
        <w:rPr>
          <w:rFonts w:cstheme="majorHAnsi"/>
          <w:sz w:val="32"/>
          <w:szCs w:val="32"/>
        </w:rPr>
        <w:t>Comparator 1000 EURO (</w:t>
      </w:r>
      <w:proofErr w:type="spellStart"/>
      <w:r w:rsidRPr="005448C2">
        <w:rPr>
          <w:rFonts w:cstheme="majorHAnsi"/>
          <w:sz w:val="32"/>
          <w:szCs w:val="32"/>
        </w:rPr>
        <w:t>realizat</w:t>
      </w:r>
      <w:proofErr w:type="spellEnd"/>
      <w:r w:rsidRPr="005448C2">
        <w:rPr>
          <w:rFonts w:cstheme="majorHAnsi"/>
          <w:sz w:val="32"/>
          <w:szCs w:val="32"/>
        </w:rPr>
        <w:t xml:space="preserve"> de Coblisan George)</w:t>
      </w:r>
    </w:p>
    <w:p w14:paraId="3825EB3B" w14:textId="0CC4B6EA" w:rsidR="00666217" w:rsidRDefault="00B56E10" w:rsidP="005448C2">
      <w:pPr>
        <w:rPr>
          <w:rFonts w:cstheme="majorHAnsi"/>
          <w:sz w:val="32"/>
          <w:szCs w:val="32"/>
        </w:rPr>
      </w:pPr>
      <w:r>
        <w:rPr>
          <w:rFonts w:cstheme="majorHAnsi"/>
          <w:noProof/>
          <w:sz w:val="32"/>
          <w:szCs w:val="32"/>
        </w:rPr>
        <w:lastRenderedPageBreak/>
        <w:drawing>
          <wp:inline distT="0" distB="0" distL="0" distR="0" wp14:anchorId="2E304D21" wp14:editId="3CEDE05A">
            <wp:extent cx="5943600" cy="619125"/>
            <wp:effectExtent l="0" t="0" r="0" b="9525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71873" w14:textId="37B7F7BA" w:rsidR="00666217" w:rsidRDefault="00666217" w:rsidP="00666217">
      <w:pPr>
        <w:pStyle w:val="Listparagraf"/>
        <w:numPr>
          <w:ilvl w:val="0"/>
          <w:numId w:val="24"/>
        </w:numPr>
        <w:rPr>
          <w:rFonts w:cstheme="majorHAnsi"/>
          <w:sz w:val="32"/>
          <w:szCs w:val="32"/>
        </w:rPr>
      </w:pPr>
      <w:r>
        <w:rPr>
          <w:rFonts w:cstheme="majorHAnsi"/>
          <w:sz w:val="32"/>
          <w:szCs w:val="32"/>
        </w:rPr>
        <w:t>Comparator cu SUME (</w:t>
      </w:r>
      <w:proofErr w:type="spellStart"/>
      <w:r>
        <w:rPr>
          <w:rFonts w:cstheme="majorHAnsi"/>
          <w:sz w:val="32"/>
          <w:szCs w:val="32"/>
        </w:rPr>
        <w:t>realizat</w:t>
      </w:r>
      <w:proofErr w:type="spellEnd"/>
      <w:r>
        <w:rPr>
          <w:rFonts w:cstheme="majorHAnsi"/>
          <w:sz w:val="32"/>
          <w:szCs w:val="32"/>
        </w:rPr>
        <w:t xml:space="preserve"> de Coblisan George) </w:t>
      </w:r>
    </w:p>
    <w:p w14:paraId="27A75CF6" w14:textId="5AA605C2" w:rsidR="00666217" w:rsidRDefault="00666217" w:rsidP="00666217">
      <w:pPr>
        <w:pStyle w:val="Listparagraf"/>
        <w:rPr>
          <w:rFonts w:cstheme="majorHAnsi"/>
          <w:sz w:val="32"/>
          <w:szCs w:val="32"/>
        </w:rPr>
      </w:pPr>
    </w:p>
    <w:p w14:paraId="2E37CCC1" w14:textId="1B1A7ABC" w:rsidR="00666217" w:rsidRPr="00FE43C1" w:rsidRDefault="00FE43C1" w:rsidP="00FE43C1">
      <w:pPr>
        <w:rPr>
          <w:rFonts w:cstheme="majorHAnsi"/>
          <w:sz w:val="32"/>
          <w:szCs w:val="32"/>
        </w:rPr>
      </w:pPr>
      <w:r w:rsidRPr="00FE43C1">
        <w:rPr>
          <w:rFonts w:cstheme="majorHAnsi"/>
          <w:sz w:val="32"/>
          <w:szCs w:val="32"/>
        </w:rPr>
        <w:drawing>
          <wp:inline distT="0" distB="0" distL="0" distR="0" wp14:anchorId="61E34CBF" wp14:editId="71C5782F">
            <wp:extent cx="5943600" cy="621030"/>
            <wp:effectExtent l="0" t="0" r="0" b="7620"/>
            <wp:docPr id="38" name="I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E39" w14:textId="0073B512" w:rsidR="00666217" w:rsidRDefault="00666217" w:rsidP="00666217">
      <w:pPr>
        <w:pStyle w:val="Listparagraf"/>
        <w:rPr>
          <w:rFonts w:cstheme="majorHAnsi"/>
          <w:sz w:val="32"/>
          <w:szCs w:val="32"/>
        </w:rPr>
      </w:pPr>
    </w:p>
    <w:p w14:paraId="09DF488E" w14:textId="28112B49" w:rsidR="00666217" w:rsidRDefault="00666217" w:rsidP="00666217">
      <w:pPr>
        <w:pStyle w:val="Listparagraf"/>
        <w:numPr>
          <w:ilvl w:val="0"/>
          <w:numId w:val="24"/>
        </w:numPr>
        <w:rPr>
          <w:rFonts w:cstheme="majorHAnsi"/>
          <w:sz w:val="32"/>
          <w:szCs w:val="32"/>
        </w:rPr>
      </w:pPr>
      <w:r>
        <w:rPr>
          <w:rFonts w:cstheme="majorHAnsi"/>
          <w:sz w:val="32"/>
          <w:szCs w:val="32"/>
        </w:rPr>
        <w:t xml:space="preserve">Comparator </w:t>
      </w:r>
      <w:proofErr w:type="spellStart"/>
      <w:r>
        <w:rPr>
          <w:rFonts w:cstheme="majorHAnsi"/>
          <w:sz w:val="32"/>
          <w:szCs w:val="32"/>
        </w:rPr>
        <w:t>existenta</w:t>
      </w:r>
      <w:proofErr w:type="spellEnd"/>
      <w:r>
        <w:rPr>
          <w:rFonts w:cstheme="majorHAnsi"/>
          <w:sz w:val="32"/>
          <w:szCs w:val="32"/>
        </w:rPr>
        <w:t xml:space="preserve"> </w:t>
      </w:r>
      <w:proofErr w:type="spellStart"/>
      <w:r>
        <w:rPr>
          <w:rFonts w:cstheme="majorHAnsi"/>
          <w:sz w:val="32"/>
          <w:szCs w:val="32"/>
        </w:rPr>
        <w:t>bancnote</w:t>
      </w:r>
      <w:proofErr w:type="spellEnd"/>
      <w:r>
        <w:rPr>
          <w:rFonts w:cs="Courier New"/>
          <w:sz w:val="32"/>
          <w:szCs w:val="32"/>
        </w:rPr>
        <w:t xml:space="preserve"> </w:t>
      </w:r>
      <w:r>
        <w:rPr>
          <w:rFonts w:cstheme="majorHAnsi"/>
          <w:sz w:val="32"/>
          <w:szCs w:val="32"/>
        </w:rPr>
        <w:t>(</w:t>
      </w:r>
      <w:proofErr w:type="spellStart"/>
      <w:r>
        <w:rPr>
          <w:rFonts w:cstheme="majorHAnsi"/>
          <w:sz w:val="32"/>
          <w:szCs w:val="32"/>
        </w:rPr>
        <w:t>realizat</w:t>
      </w:r>
      <w:proofErr w:type="spellEnd"/>
      <w:r>
        <w:rPr>
          <w:rFonts w:cstheme="majorHAnsi"/>
          <w:sz w:val="32"/>
          <w:szCs w:val="32"/>
        </w:rPr>
        <w:t xml:space="preserve"> de </w:t>
      </w:r>
      <w:proofErr w:type="spellStart"/>
      <w:r>
        <w:rPr>
          <w:rFonts w:cstheme="majorHAnsi"/>
          <w:sz w:val="32"/>
          <w:szCs w:val="32"/>
        </w:rPr>
        <w:t>Corpodean</w:t>
      </w:r>
      <w:proofErr w:type="spellEnd"/>
      <w:r>
        <w:rPr>
          <w:rFonts w:cstheme="majorHAnsi"/>
          <w:sz w:val="32"/>
          <w:szCs w:val="32"/>
        </w:rPr>
        <w:t xml:space="preserve"> Darius)</w:t>
      </w:r>
    </w:p>
    <w:p w14:paraId="35B659A0" w14:textId="735C54A0" w:rsidR="00666217" w:rsidRDefault="00666217" w:rsidP="00666217">
      <w:pPr>
        <w:rPr>
          <w:rFonts w:cstheme="majorHAnsi"/>
          <w:sz w:val="32"/>
          <w:szCs w:val="32"/>
        </w:rPr>
      </w:pPr>
    </w:p>
    <w:p w14:paraId="495E7E19" w14:textId="0C5A7BA4" w:rsidR="00666217" w:rsidRDefault="00332BCA" w:rsidP="00666217">
      <w:pPr>
        <w:rPr>
          <w:rFonts w:cstheme="majorHAnsi"/>
          <w:sz w:val="32"/>
          <w:szCs w:val="32"/>
        </w:rPr>
      </w:pPr>
      <w:r w:rsidRPr="00332BCA">
        <w:rPr>
          <w:rFonts w:cstheme="majorHAnsi"/>
          <w:sz w:val="32"/>
          <w:szCs w:val="32"/>
        </w:rPr>
        <w:drawing>
          <wp:inline distT="0" distB="0" distL="0" distR="0" wp14:anchorId="0645EA85" wp14:editId="01704375">
            <wp:extent cx="5943600" cy="3201035"/>
            <wp:effectExtent l="0" t="0" r="0" b="0"/>
            <wp:docPr id="41" name="I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566A" w14:textId="77777777" w:rsidR="00B360F9" w:rsidRPr="00666217" w:rsidRDefault="00B360F9" w:rsidP="00666217">
      <w:pPr>
        <w:rPr>
          <w:rFonts w:cstheme="majorHAnsi"/>
          <w:sz w:val="32"/>
          <w:szCs w:val="32"/>
        </w:rPr>
      </w:pPr>
    </w:p>
    <w:p w14:paraId="0D940781" w14:textId="76D4043A" w:rsidR="00666217" w:rsidRPr="00666217" w:rsidRDefault="00666217" w:rsidP="00666217">
      <w:pPr>
        <w:pStyle w:val="Listparagraf"/>
        <w:numPr>
          <w:ilvl w:val="0"/>
          <w:numId w:val="24"/>
        </w:numPr>
        <w:rPr>
          <w:rFonts w:cstheme="majorHAnsi"/>
          <w:sz w:val="32"/>
          <w:szCs w:val="32"/>
        </w:rPr>
      </w:pPr>
      <w:proofErr w:type="spellStart"/>
      <w:r w:rsidRPr="00666217">
        <w:rPr>
          <w:rFonts w:cstheme="majorHAnsi"/>
          <w:sz w:val="32"/>
          <w:szCs w:val="32"/>
        </w:rPr>
        <w:t>Scazator</w:t>
      </w:r>
      <w:proofErr w:type="spellEnd"/>
      <w:r w:rsidRPr="00666217">
        <w:rPr>
          <w:rFonts w:cstheme="majorHAnsi"/>
          <w:sz w:val="32"/>
          <w:szCs w:val="32"/>
        </w:rPr>
        <w:t xml:space="preserve"> </w:t>
      </w:r>
      <w:proofErr w:type="spellStart"/>
      <w:r w:rsidRPr="00666217">
        <w:rPr>
          <w:rFonts w:cstheme="majorHAnsi"/>
          <w:sz w:val="32"/>
          <w:szCs w:val="32"/>
        </w:rPr>
        <w:t>Memorie</w:t>
      </w:r>
      <w:proofErr w:type="spellEnd"/>
      <w:r w:rsidRPr="00666217">
        <w:rPr>
          <w:rFonts w:cstheme="majorHAnsi"/>
          <w:sz w:val="32"/>
          <w:szCs w:val="32"/>
        </w:rPr>
        <w:t xml:space="preserve"> RAM SOLD (</w:t>
      </w:r>
      <w:proofErr w:type="spellStart"/>
      <w:r w:rsidRPr="00666217">
        <w:rPr>
          <w:rFonts w:cstheme="majorHAnsi"/>
          <w:sz w:val="32"/>
          <w:szCs w:val="32"/>
        </w:rPr>
        <w:t>realizat</w:t>
      </w:r>
      <w:proofErr w:type="spellEnd"/>
      <w:r w:rsidRPr="00666217">
        <w:rPr>
          <w:rFonts w:cstheme="majorHAnsi"/>
          <w:sz w:val="32"/>
          <w:szCs w:val="32"/>
        </w:rPr>
        <w:t xml:space="preserve"> de Coblisan George)</w:t>
      </w:r>
    </w:p>
    <w:p w14:paraId="5EE373DC" w14:textId="7FF6F147" w:rsidR="00666217" w:rsidRDefault="00666217" w:rsidP="00666217">
      <w:pPr>
        <w:rPr>
          <w:rFonts w:cstheme="majorHAnsi"/>
          <w:noProof/>
          <w:sz w:val="32"/>
          <w:szCs w:val="32"/>
        </w:rPr>
      </w:pPr>
    </w:p>
    <w:p w14:paraId="3F933471" w14:textId="4E6F985E" w:rsidR="008A31FA" w:rsidRDefault="008A31FA" w:rsidP="00666217">
      <w:pPr>
        <w:rPr>
          <w:rFonts w:cstheme="majorHAnsi"/>
          <w:noProof/>
          <w:sz w:val="32"/>
          <w:szCs w:val="32"/>
        </w:rPr>
      </w:pPr>
      <w:r w:rsidRPr="008A31FA">
        <w:rPr>
          <w:rFonts w:cstheme="majorHAnsi"/>
          <w:noProof/>
          <w:sz w:val="32"/>
          <w:szCs w:val="32"/>
        </w:rPr>
        <w:lastRenderedPageBreak/>
        <w:drawing>
          <wp:inline distT="0" distB="0" distL="0" distR="0" wp14:anchorId="2A351E06" wp14:editId="3D60DB2C">
            <wp:extent cx="5943600" cy="1619250"/>
            <wp:effectExtent l="0" t="0" r="0" b="0"/>
            <wp:docPr id="42" name="I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B05A" w14:textId="42660F6A" w:rsidR="00332BCA" w:rsidRPr="00666217" w:rsidRDefault="00332BCA" w:rsidP="00666217">
      <w:pPr>
        <w:rPr>
          <w:rFonts w:cstheme="majorHAnsi"/>
          <w:sz w:val="32"/>
          <w:szCs w:val="32"/>
        </w:rPr>
      </w:pPr>
    </w:p>
    <w:p w14:paraId="21562AD4" w14:textId="2DF19AB5" w:rsidR="00666217" w:rsidRPr="00666217" w:rsidRDefault="00666217" w:rsidP="00666217">
      <w:pPr>
        <w:rPr>
          <w:rFonts w:cstheme="majorHAnsi"/>
          <w:sz w:val="32"/>
          <w:szCs w:val="32"/>
        </w:rPr>
      </w:pPr>
    </w:p>
    <w:p w14:paraId="15652E2A" w14:textId="5C8CEB98" w:rsidR="00666217" w:rsidRDefault="00666217" w:rsidP="00666217">
      <w:pPr>
        <w:pStyle w:val="Listparagraf"/>
        <w:numPr>
          <w:ilvl w:val="0"/>
          <w:numId w:val="24"/>
        </w:numPr>
        <w:rPr>
          <w:rFonts w:cstheme="majorHAnsi"/>
          <w:sz w:val="32"/>
          <w:szCs w:val="32"/>
        </w:rPr>
      </w:pPr>
      <w:proofErr w:type="spellStart"/>
      <w:r>
        <w:rPr>
          <w:rFonts w:cstheme="majorHAnsi"/>
          <w:sz w:val="32"/>
          <w:szCs w:val="32"/>
        </w:rPr>
        <w:t>Sumator</w:t>
      </w:r>
      <w:proofErr w:type="spellEnd"/>
      <w:r>
        <w:rPr>
          <w:rFonts w:cstheme="majorHAnsi"/>
          <w:sz w:val="32"/>
          <w:szCs w:val="32"/>
        </w:rPr>
        <w:t xml:space="preserve"> </w:t>
      </w:r>
      <w:proofErr w:type="spellStart"/>
      <w:r>
        <w:rPr>
          <w:rFonts w:cstheme="majorHAnsi"/>
          <w:sz w:val="32"/>
          <w:szCs w:val="32"/>
        </w:rPr>
        <w:t>Memorie</w:t>
      </w:r>
      <w:proofErr w:type="spellEnd"/>
      <w:r>
        <w:rPr>
          <w:rFonts w:cstheme="majorHAnsi"/>
          <w:sz w:val="32"/>
          <w:szCs w:val="32"/>
        </w:rPr>
        <w:t xml:space="preserve"> RAM</w:t>
      </w:r>
      <w:r>
        <w:rPr>
          <w:rFonts w:cs="Courier New"/>
          <w:sz w:val="32"/>
          <w:szCs w:val="32"/>
        </w:rPr>
        <w:t xml:space="preserve"> </w:t>
      </w:r>
      <w:r>
        <w:rPr>
          <w:rFonts w:cstheme="majorHAnsi"/>
          <w:sz w:val="32"/>
          <w:szCs w:val="32"/>
        </w:rPr>
        <w:t>(</w:t>
      </w:r>
      <w:proofErr w:type="spellStart"/>
      <w:r>
        <w:rPr>
          <w:rFonts w:cstheme="majorHAnsi"/>
          <w:sz w:val="32"/>
          <w:szCs w:val="32"/>
        </w:rPr>
        <w:t>realizat</w:t>
      </w:r>
      <w:proofErr w:type="spellEnd"/>
      <w:r>
        <w:rPr>
          <w:rFonts w:cstheme="majorHAnsi"/>
          <w:sz w:val="32"/>
          <w:szCs w:val="32"/>
        </w:rPr>
        <w:t xml:space="preserve"> de </w:t>
      </w:r>
      <w:proofErr w:type="spellStart"/>
      <w:r>
        <w:rPr>
          <w:rFonts w:cstheme="majorHAnsi"/>
          <w:sz w:val="32"/>
          <w:szCs w:val="32"/>
        </w:rPr>
        <w:t>Corpodean</w:t>
      </w:r>
      <w:proofErr w:type="spellEnd"/>
      <w:r>
        <w:rPr>
          <w:rFonts w:cstheme="majorHAnsi"/>
          <w:sz w:val="32"/>
          <w:szCs w:val="32"/>
        </w:rPr>
        <w:t xml:space="preserve"> Darius)</w:t>
      </w:r>
    </w:p>
    <w:p w14:paraId="25371291" w14:textId="3B145FAE" w:rsidR="00666217" w:rsidRDefault="00666217" w:rsidP="00666217">
      <w:pPr>
        <w:rPr>
          <w:rFonts w:cstheme="majorHAnsi"/>
          <w:sz w:val="32"/>
          <w:szCs w:val="32"/>
        </w:rPr>
      </w:pPr>
    </w:p>
    <w:p w14:paraId="17A75B4C" w14:textId="21C1D661" w:rsidR="00666217" w:rsidRDefault="00FE34E7" w:rsidP="00666217">
      <w:pPr>
        <w:rPr>
          <w:rFonts w:cstheme="majorHAnsi"/>
          <w:sz w:val="32"/>
          <w:szCs w:val="32"/>
        </w:rPr>
      </w:pPr>
      <w:r w:rsidRPr="00FE34E7">
        <w:rPr>
          <w:rFonts w:cstheme="majorHAnsi"/>
          <w:sz w:val="32"/>
          <w:szCs w:val="32"/>
        </w:rPr>
        <w:drawing>
          <wp:inline distT="0" distB="0" distL="0" distR="0" wp14:anchorId="244A098D" wp14:editId="7F603228">
            <wp:extent cx="5943600" cy="993140"/>
            <wp:effectExtent l="0" t="0" r="0" b="0"/>
            <wp:docPr id="43" name="I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CCF1" w14:textId="7702284B" w:rsidR="00666217" w:rsidRDefault="00666217" w:rsidP="00666217">
      <w:pPr>
        <w:rPr>
          <w:rFonts w:cstheme="majorHAnsi"/>
          <w:sz w:val="32"/>
          <w:szCs w:val="32"/>
        </w:rPr>
      </w:pPr>
    </w:p>
    <w:p w14:paraId="54C64501" w14:textId="48486DE3" w:rsidR="00666217" w:rsidRDefault="00666217" w:rsidP="00666217">
      <w:pPr>
        <w:pStyle w:val="Listparagraf"/>
        <w:numPr>
          <w:ilvl w:val="0"/>
          <w:numId w:val="24"/>
        </w:numPr>
        <w:rPr>
          <w:rFonts w:cstheme="majorHAnsi"/>
          <w:sz w:val="32"/>
          <w:szCs w:val="32"/>
        </w:rPr>
      </w:pPr>
      <w:proofErr w:type="spellStart"/>
      <w:r w:rsidRPr="00666217">
        <w:rPr>
          <w:rFonts w:cstheme="majorHAnsi"/>
          <w:sz w:val="32"/>
          <w:szCs w:val="32"/>
        </w:rPr>
        <w:t>Decodificator</w:t>
      </w:r>
      <w:proofErr w:type="spellEnd"/>
      <w:r w:rsidRPr="00666217">
        <w:rPr>
          <w:rFonts w:cstheme="majorHAnsi"/>
          <w:sz w:val="32"/>
          <w:szCs w:val="32"/>
        </w:rPr>
        <w:t xml:space="preserve"> </w:t>
      </w:r>
      <w:proofErr w:type="spellStart"/>
      <w:r w:rsidRPr="00666217">
        <w:rPr>
          <w:rFonts w:cstheme="majorHAnsi"/>
          <w:sz w:val="32"/>
          <w:szCs w:val="32"/>
        </w:rPr>
        <w:t>Bancnote</w:t>
      </w:r>
      <w:proofErr w:type="spellEnd"/>
      <w:r w:rsidRPr="00666217">
        <w:rPr>
          <w:rFonts w:cs="Courier New"/>
          <w:sz w:val="32"/>
          <w:szCs w:val="32"/>
        </w:rPr>
        <w:t xml:space="preserve"> </w:t>
      </w:r>
      <w:r w:rsidRPr="00666217">
        <w:rPr>
          <w:rFonts w:cstheme="majorHAnsi"/>
          <w:sz w:val="32"/>
          <w:szCs w:val="32"/>
        </w:rPr>
        <w:t>(</w:t>
      </w:r>
      <w:proofErr w:type="spellStart"/>
      <w:r w:rsidRPr="00666217">
        <w:rPr>
          <w:rFonts w:cstheme="majorHAnsi"/>
          <w:sz w:val="32"/>
          <w:szCs w:val="32"/>
        </w:rPr>
        <w:t>realizat</w:t>
      </w:r>
      <w:proofErr w:type="spellEnd"/>
      <w:r w:rsidRPr="00666217">
        <w:rPr>
          <w:rFonts w:cstheme="majorHAnsi"/>
          <w:sz w:val="32"/>
          <w:szCs w:val="32"/>
        </w:rPr>
        <w:t xml:space="preserve"> de </w:t>
      </w:r>
      <w:proofErr w:type="spellStart"/>
      <w:r w:rsidRPr="00666217">
        <w:rPr>
          <w:rFonts w:cstheme="majorHAnsi"/>
          <w:sz w:val="32"/>
          <w:szCs w:val="32"/>
        </w:rPr>
        <w:t>Corpodean</w:t>
      </w:r>
      <w:proofErr w:type="spellEnd"/>
      <w:r w:rsidRPr="00666217">
        <w:rPr>
          <w:rFonts w:cstheme="majorHAnsi"/>
          <w:sz w:val="32"/>
          <w:szCs w:val="32"/>
        </w:rPr>
        <w:t xml:space="preserve"> Darius)</w:t>
      </w:r>
    </w:p>
    <w:p w14:paraId="1DAC72F6" w14:textId="76B8D61B" w:rsidR="00666217" w:rsidRDefault="00666217" w:rsidP="00666217">
      <w:pPr>
        <w:rPr>
          <w:rFonts w:cstheme="majorHAnsi"/>
          <w:sz w:val="32"/>
          <w:szCs w:val="32"/>
        </w:rPr>
      </w:pPr>
    </w:p>
    <w:p w14:paraId="2BFAB2A3" w14:textId="73078246" w:rsidR="00666217" w:rsidRDefault="00FE34E7" w:rsidP="00666217">
      <w:pPr>
        <w:rPr>
          <w:rFonts w:cstheme="majorHAnsi"/>
          <w:sz w:val="32"/>
          <w:szCs w:val="32"/>
        </w:rPr>
      </w:pPr>
      <w:r w:rsidRPr="00FE34E7">
        <w:rPr>
          <w:rFonts w:cstheme="majorHAnsi"/>
          <w:sz w:val="32"/>
          <w:szCs w:val="32"/>
        </w:rPr>
        <w:drawing>
          <wp:inline distT="0" distB="0" distL="0" distR="0" wp14:anchorId="021DAF18" wp14:editId="57D84864">
            <wp:extent cx="5943600" cy="803275"/>
            <wp:effectExtent l="0" t="0" r="0" b="0"/>
            <wp:docPr id="44" name="I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2E85" w14:textId="7C4082A6" w:rsidR="00666217" w:rsidRDefault="00666217" w:rsidP="00666217">
      <w:pPr>
        <w:rPr>
          <w:rFonts w:cstheme="majorHAnsi"/>
          <w:sz w:val="32"/>
          <w:szCs w:val="32"/>
        </w:rPr>
      </w:pPr>
    </w:p>
    <w:p w14:paraId="298167E1" w14:textId="48EDF4CC" w:rsidR="00666217" w:rsidRDefault="00666217" w:rsidP="00666217">
      <w:pPr>
        <w:pStyle w:val="Listparagraf"/>
        <w:numPr>
          <w:ilvl w:val="0"/>
          <w:numId w:val="24"/>
        </w:numPr>
        <w:rPr>
          <w:rFonts w:cstheme="majorHAnsi"/>
          <w:sz w:val="32"/>
          <w:szCs w:val="32"/>
        </w:rPr>
      </w:pPr>
      <w:proofErr w:type="spellStart"/>
      <w:r w:rsidRPr="00666217">
        <w:rPr>
          <w:rFonts w:cstheme="majorHAnsi"/>
          <w:sz w:val="32"/>
          <w:szCs w:val="32"/>
        </w:rPr>
        <w:t>Demultiplexor</w:t>
      </w:r>
      <w:proofErr w:type="spellEnd"/>
      <w:r w:rsidRPr="00666217">
        <w:rPr>
          <w:rFonts w:cstheme="majorHAnsi"/>
          <w:sz w:val="32"/>
          <w:szCs w:val="32"/>
        </w:rPr>
        <w:t xml:space="preserve"> </w:t>
      </w:r>
      <w:proofErr w:type="spellStart"/>
      <w:r w:rsidRPr="00666217">
        <w:rPr>
          <w:rFonts w:cstheme="majorHAnsi"/>
          <w:sz w:val="32"/>
          <w:szCs w:val="32"/>
        </w:rPr>
        <w:t>Bancnote</w:t>
      </w:r>
      <w:proofErr w:type="spellEnd"/>
      <w:r w:rsidRPr="00666217">
        <w:rPr>
          <w:rFonts w:cs="Courier New"/>
          <w:sz w:val="32"/>
          <w:szCs w:val="32"/>
        </w:rPr>
        <w:t xml:space="preserve"> </w:t>
      </w:r>
      <w:r w:rsidRPr="00666217">
        <w:rPr>
          <w:rFonts w:cstheme="majorHAnsi"/>
          <w:sz w:val="32"/>
          <w:szCs w:val="32"/>
        </w:rPr>
        <w:t>(</w:t>
      </w:r>
      <w:proofErr w:type="spellStart"/>
      <w:r w:rsidRPr="00666217">
        <w:rPr>
          <w:rFonts w:cstheme="majorHAnsi"/>
          <w:sz w:val="32"/>
          <w:szCs w:val="32"/>
        </w:rPr>
        <w:t>realizat</w:t>
      </w:r>
      <w:proofErr w:type="spellEnd"/>
      <w:r w:rsidRPr="00666217">
        <w:rPr>
          <w:rFonts w:cstheme="majorHAnsi"/>
          <w:sz w:val="32"/>
          <w:szCs w:val="32"/>
        </w:rPr>
        <w:t xml:space="preserve"> de </w:t>
      </w:r>
      <w:proofErr w:type="spellStart"/>
      <w:r w:rsidRPr="00666217">
        <w:rPr>
          <w:rFonts w:cstheme="majorHAnsi"/>
          <w:sz w:val="32"/>
          <w:szCs w:val="32"/>
        </w:rPr>
        <w:t>Corpodean</w:t>
      </w:r>
      <w:proofErr w:type="spellEnd"/>
      <w:r w:rsidRPr="00666217">
        <w:rPr>
          <w:rFonts w:cstheme="majorHAnsi"/>
          <w:sz w:val="32"/>
          <w:szCs w:val="32"/>
        </w:rPr>
        <w:t xml:space="preserve"> Darius)</w:t>
      </w:r>
    </w:p>
    <w:p w14:paraId="6BD5089A" w14:textId="1FE477D7" w:rsidR="00666217" w:rsidRDefault="00666217" w:rsidP="00666217">
      <w:pPr>
        <w:rPr>
          <w:rFonts w:cstheme="majorHAnsi"/>
          <w:sz w:val="32"/>
          <w:szCs w:val="32"/>
        </w:rPr>
      </w:pPr>
    </w:p>
    <w:p w14:paraId="1AD646F4" w14:textId="296CBBEF" w:rsidR="00666217" w:rsidRPr="00666217" w:rsidRDefault="00666217" w:rsidP="00666217">
      <w:pPr>
        <w:rPr>
          <w:rFonts w:cstheme="majorHAnsi"/>
          <w:sz w:val="32"/>
          <w:szCs w:val="32"/>
        </w:rPr>
      </w:pPr>
      <w:r w:rsidRPr="00530959">
        <w:rPr>
          <w:rFonts w:cstheme="majorHAnsi"/>
          <w:noProof/>
          <w:sz w:val="24"/>
          <w:szCs w:val="24"/>
        </w:rPr>
        <w:lastRenderedPageBreak/>
        <w:drawing>
          <wp:inline distT="0" distB="0" distL="0" distR="0" wp14:anchorId="4B7289A1" wp14:editId="7562E126">
            <wp:extent cx="5943600" cy="1273471"/>
            <wp:effectExtent l="0" t="0" r="0" b="3175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E3FD" w14:textId="41F3F3DF" w:rsidR="00666217" w:rsidRDefault="00666217" w:rsidP="00666217">
      <w:pPr>
        <w:rPr>
          <w:rFonts w:cstheme="majorHAnsi"/>
          <w:sz w:val="32"/>
          <w:szCs w:val="32"/>
        </w:rPr>
      </w:pPr>
    </w:p>
    <w:p w14:paraId="05869229" w14:textId="0AC5BCD5" w:rsidR="00666217" w:rsidRDefault="00666217" w:rsidP="00666217">
      <w:pPr>
        <w:pStyle w:val="Listparagraf"/>
        <w:numPr>
          <w:ilvl w:val="0"/>
          <w:numId w:val="24"/>
        </w:numPr>
        <w:rPr>
          <w:rFonts w:cstheme="majorHAnsi"/>
          <w:sz w:val="32"/>
          <w:szCs w:val="32"/>
        </w:rPr>
      </w:pPr>
      <w:proofErr w:type="spellStart"/>
      <w:r w:rsidRPr="00666217">
        <w:rPr>
          <w:rFonts w:cstheme="majorHAnsi"/>
          <w:sz w:val="32"/>
          <w:szCs w:val="32"/>
        </w:rPr>
        <w:t>Numarator</w:t>
      </w:r>
      <w:proofErr w:type="spellEnd"/>
      <w:r w:rsidRPr="00666217">
        <w:rPr>
          <w:rFonts w:cstheme="majorHAnsi"/>
          <w:sz w:val="32"/>
          <w:szCs w:val="32"/>
        </w:rPr>
        <w:t xml:space="preserve"> 5 euro</w:t>
      </w:r>
      <w:r w:rsidRPr="00666217">
        <w:rPr>
          <w:rFonts w:cs="Courier New"/>
          <w:sz w:val="32"/>
          <w:szCs w:val="32"/>
        </w:rPr>
        <w:t xml:space="preserve"> </w:t>
      </w:r>
      <w:r w:rsidRPr="00666217">
        <w:rPr>
          <w:rFonts w:cstheme="majorHAnsi"/>
          <w:sz w:val="32"/>
          <w:szCs w:val="32"/>
        </w:rPr>
        <w:t>(</w:t>
      </w:r>
      <w:proofErr w:type="spellStart"/>
      <w:r w:rsidRPr="00666217">
        <w:rPr>
          <w:rFonts w:cstheme="majorHAnsi"/>
          <w:sz w:val="32"/>
          <w:szCs w:val="32"/>
        </w:rPr>
        <w:t>realizat</w:t>
      </w:r>
      <w:proofErr w:type="spellEnd"/>
      <w:r w:rsidRPr="00666217">
        <w:rPr>
          <w:rFonts w:cstheme="majorHAnsi"/>
          <w:sz w:val="32"/>
          <w:szCs w:val="32"/>
        </w:rPr>
        <w:t xml:space="preserve"> de </w:t>
      </w:r>
      <w:proofErr w:type="spellStart"/>
      <w:r w:rsidRPr="00666217">
        <w:rPr>
          <w:rFonts w:cstheme="majorHAnsi"/>
          <w:sz w:val="32"/>
          <w:szCs w:val="32"/>
        </w:rPr>
        <w:t>Corpodean</w:t>
      </w:r>
      <w:proofErr w:type="spellEnd"/>
      <w:r w:rsidRPr="00666217">
        <w:rPr>
          <w:rFonts w:cstheme="majorHAnsi"/>
          <w:sz w:val="32"/>
          <w:szCs w:val="32"/>
        </w:rPr>
        <w:t xml:space="preserve"> Darius)</w:t>
      </w:r>
    </w:p>
    <w:p w14:paraId="5EE9F6B1" w14:textId="7E128008" w:rsidR="00666217" w:rsidRDefault="00666217" w:rsidP="00666217">
      <w:pPr>
        <w:rPr>
          <w:rFonts w:cstheme="majorHAnsi"/>
          <w:sz w:val="32"/>
          <w:szCs w:val="32"/>
        </w:rPr>
      </w:pPr>
    </w:p>
    <w:p w14:paraId="26C6C04C" w14:textId="177015AF" w:rsidR="00666217" w:rsidRDefault="00666217" w:rsidP="00666217">
      <w:pPr>
        <w:rPr>
          <w:rFonts w:cstheme="majorHAnsi"/>
          <w:sz w:val="32"/>
          <w:szCs w:val="32"/>
        </w:rPr>
      </w:pPr>
      <w:ins w:id="2" w:author="Corpodean Darius Catalin" w:date="2020-04-16T13:04:00Z">
        <w:r w:rsidRPr="003450A4">
          <w:rPr>
            <w:rFonts w:ascii="Courier New" w:hAnsi="Courier New" w:cs="Courier New"/>
            <w:b/>
            <w:bCs/>
            <w:noProof/>
            <w:color w:val="000080"/>
            <w:sz w:val="20"/>
            <w:szCs w:val="20"/>
          </w:rPr>
          <w:drawing>
            <wp:inline distT="0" distB="0" distL="0" distR="0" wp14:anchorId="7862867C" wp14:editId="6AF0DF6A">
              <wp:extent cx="5943600" cy="930614"/>
              <wp:effectExtent l="0" t="0" r="0" b="3175"/>
              <wp:docPr id="20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93061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6A153DA" w14:textId="18109704" w:rsidR="00F70E62" w:rsidRDefault="00666217" w:rsidP="00F70E62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  Am </w:t>
      </w:r>
      <w:proofErr w:type="spellStart"/>
      <w:r>
        <w:rPr>
          <w:rFonts w:cstheme="minorHAnsi"/>
          <w:bCs/>
          <w:sz w:val="24"/>
          <w:szCs w:val="24"/>
        </w:rPr>
        <w:t>simulat</w:t>
      </w:r>
      <w:proofErr w:type="spellEnd"/>
      <w:r>
        <w:rPr>
          <w:rFonts w:cstheme="minorHAnsi"/>
          <w:bCs/>
          <w:sz w:val="24"/>
          <w:szCs w:val="24"/>
        </w:rPr>
        <w:t xml:space="preserve"> un </w:t>
      </w:r>
      <w:proofErr w:type="spellStart"/>
      <w:r>
        <w:rPr>
          <w:rFonts w:cstheme="minorHAnsi"/>
          <w:bCs/>
          <w:sz w:val="24"/>
          <w:szCs w:val="24"/>
        </w:rPr>
        <w:t>singur</w:t>
      </w:r>
      <w:proofErr w:type="spellEnd"/>
      <w:r>
        <w:rPr>
          <w:rFonts w:cstheme="minorHAnsi"/>
          <w:bCs/>
          <w:sz w:val="24"/>
          <w:szCs w:val="24"/>
        </w:rPr>
        <w:t xml:space="preserve"> numerator </w:t>
      </w:r>
      <w:proofErr w:type="spellStart"/>
      <w:r>
        <w:rPr>
          <w:rFonts w:cstheme="minorHAnsi"/>
          <w:bCs/>
          <w:sz w:val="24"/>
          <w:szCs w:val="24"/>
        </w:rPr>
        <w:t>pentru</w:t>
      </w:r>
      <w:proofErr w:type="spellEnd"/>
      <w:r>
        <w:rPr>
          <w:rFonts w:cstheme="minorHAnsi"/>
          <w:bCs/>
          <w:sz w:val="24"/>
          <w:szCs w:val="24"/>
        </w:rPr>
        <w:t xml:space="preserve"> ca </w:t>
      </w:r>
      <w:proofErr w:type="spellStart"/>
      <w:r>
        <w:rPr>
          <w:rFonts w:cstheme="minorHAnsi"/>
          <w:bCs/>
          <w:sz w:val="24"/>
          <w:szCs w:val="24"/>
        </w:rPr>
        <w:t>toate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functioneaza</w:t>
      </w:r>
      <w:proofErr w:type="spellEnd"/>
      <w:r>
        <w:rPr>
          <w:rFonts w:cstheme="minorHAnsi"/>
          <w:bCs/>
          <w:sz w:val="24"/>
          <w:szCs w:val="24"/>
        </w:rPr>
        <w:t xml:space="preserve"> exact la </w:t>
      </w:r>
      <w:proofErr w:type="spellStart"/>
      <w:r>
        <w:rPr>
          <w:rFonts w:cstheme="minorHAnsi"/>
          <w:bCs/>
          <w:sz w:val="24"/>
          <w:szCs w:val="24"/>
        </w:rPr>
        <w:t>fel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doar</w:t>
      </w:r>
      <w:proofErr w:type="spellEnd"/>
      <w:r>
        <w:rPr>
          <w:rFonts w:cstheme="minorHAnsi"/>
          <w:bCs/>
          <w:sz w:val="24"/>
          <w:szCs w:val="24"/>
        </w:rPr>
        <w:t xml:space="preserve"> ca sunt </w:t>
      </w:r>
      <w:proofErr w:type="spellStart"/>
      <w:r>
        <w:rPr>
          <w:rFonts w:cstheme="minorHAnsi"/>
          <w:bCs/>
          <w:sz w:val="24"/>
          <w:szCs w:val="24"/>
        </w:rPr>
        <w:t>folosite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pentru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valori</w:t>
      </w:r>
      <w:proofErr w:type="spellEnd"/>
      <w:r>
        <w:rPr>
          <w:rFonts w:cstheme="minorHAnsi"/>
          <w:bCs/>
          <w:sz w:val="24"/>
          <w:szCs w:val="24"/>
        </w:rPr>
        <w:t xml:space="preserve"> de </w:t>
      </w:r>
      <w:proofErr w:type="spellStart"/>
      <w:r>
        <w:rPr>
          <w:rFonts w:cstheme="minorHAnsi"/>
          <w:bCs/>
          <w:sz w:val="24"/>
          <w:szCs w:val="24"/>
        </w:rPr>
        <w:t>bancnote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diferite</w:t>
      </w:r>
      <w:proofErr w:type="spellEnd"/>
      <w:r>
        <w:rPr>
          <w:rFonts w:cstheme="minorHAnsi"/>
          <w:bCs/>
          <w:sz w:val="24"/>
          <w:szCs w:val="24"/>
        </w:rPr>
        <w:t>.</w:t>
      </w:r>
    </w:p>
    <w:p w14:paraId="4F7E3F4E" w14:textId="394F7EC9" w:rsidR="00563BCD" w:rsidRDefault="00563BCD" w:rsidP="00F70E62">
      <w:pPr>
        <w:rPr>
          <w:rFonts w:cstheme="minorHAnsi"/>
          <w:bCs/>
          <w:sz w:val="24"/>
          <w:szCs w:val="24"/>
        </w:rPr>
      </w:pPr>
    </w:p>
    <w:p w14:paraId="39BFAAA1" w14:textId="77777777" w:rsidR="00563BCD" w:rsidRDefault="00563BCD" w:rsidP="00F70E62">
      <w:pPr>
        <w:rPr>
          <w:rFonts w:cstheme="minorHAnsi"/>
          <w:bCs/>
          <w:sz w:val="24"/>
          <w:szCs w:val="24"/>
        </w:rPr>
      </w:pPr>
    </w:p>
    <w:p w14:paraId="62B43FA5" w14:textId="65DDA8CA" w:rsidR="00013F19" w:rsidRPr="00F70E62" w:rsidRDefault="00FF0110" w:rsidP="00F70E62">
      <w:pPr>
        <w:rPr>
          <w:rFonts w:cstheme="minorHAnsi"/>
          <w:bCs/>
          <w:sz w:val="24"/>
          <w:szCs w:val="24"/>
        </w:rPr>
      </w:pPr>
      <w:proofErr w:type="spellStart"/>
      <w:r w:rsidRPr="00FF0110">
        <w:rPr>
          <w:rFonts w:cstheme="minorHAnsi"/>
          <w:sz w:val="32"/>
          <w:szCs w:val="32"/>
          <w:highlight w:val="white"/>
        </w:rPr>
        <w:t>Operatia</w:t>
      </w:r>
      <w:proofErr w:type="spellEnd"/>
      <w:r w:rsidRPr="00FF0110">
        <w:rPr>
          <w:rFonts w:cstheme="minorHAnsi"/>
          <w:sz w:val="32"/>
          <w:szCs w:val="32"/>
          <w:highlight w:val="white"/>
        </w:rPr>
        <w:t xml:space="preserve"> 1 – </w:t>
      </w:r>
      <w:proofErr w:type="spellStart"/>
      <w:r w:rsidRPr="00FF0110">
        <w:rPr>
          <w:rFonts w:cstheme="minorHAnsi"/>
          <w:sz w:val="32"/>
          <w:szCs w:val="32"/>
          <w:highlight w:val="white"/>
        </w:rPr>
        <w:t>Interogare</w:t>
      </w:r>
      <w:proofErr w:type="spellEnd"/>
      <w:r w:rsidRPr="00FF0110">
        <w:rPr>
          <w:rFonts w:cstheme="minorHAnsi"/>
          <w:sz w:val="32"/>
          <w:szCs w:val="32"/>
          <w:highlight w:val="white"/>
        </w:rPr>
        <w:t xml:space="preserve"> sold</w:t>
      </w:r>
      <w:r w:rsidR="00E47788">
        <w:rPr>
          <w:rFonts w:cstheme="minorHAnsi"/>
          <w:sz w:val="32"/>
          <w:szCs w:val="32"/>
        </w:rPr>
        <w:t xml:space="preserve"> (</w:t>
      </w:r>
      <w:proofErr w:type="spellStart"/>
      <w:r w:rsidR="00E47788">
        <w:rPr>
          <w:rFonts w:cstheme="minorHAnsi"/>
          <w:sz w:val="32"/>
          <w:szCs w:val="32"/>
        </w:rPr>
        <w:t>realizata</w:t>
      </w:r>
      <w:proofErr w:type="spellEnd"/>
      <w:r w:rsidR="00E47788">
        <w:rPr>
          <w:rFonts w:cstheme="minorHAnsi"/>
          <w:sz w:val="32"/>
          <w:szCs w:val="32"/>
        </w:rPr>
        <w:t xml:space="preserve"> de Coblisan George)</w:t>
      </w:r>
    </w:p>
    <w:p w14:paraId="151300CE" w14:textId="1512ACFD" w:rsidR="00FF0110" w:rsidRDefault="00FF0110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highlight w:val="white"/>
        </w:rPr>
      </w:pPr>
    </w:p>
    <w:p w14:paraId="08832AB3" w14:textId="732A33D6" w:rsidR="00FF0110" w:rsidRDefault="00FF0110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highlight w:val="white"/>
        </w:rPr>
      </w:pPr>
      <w:r>
        <w:rPr>
          <w:rFonts w:cstheme="minorHAnsi"/>
          <w:noProof/>
          <w:sz w:val="32"/>
          <w:szCs w:val="32"/>
          <w:highlight w:val="white"/>
        </w:rPr>
        <w:drawing>
          <wp:inline distT="0" distB="0" distL="0" distR="0" wp14:anchorId="739533C2" wp14:editId="1A0C5B0C">
            <wp:extent cx="5934075" cy="2638425"/>
            <wp:effectExtent l="0" t="0" r="9525" b="9525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846A" w14:textId="48CBB119" w:rsidR="00D27795" w:rsidRDefault="00D27795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highlight w:val="white"/>
        </w:rPr>
      </w:pPr>
    </w:p>
    <w:p w14:paraId="4955D6B6" w14:textId="03AE2C49" w:rsidR="00D27795" w:rsidRDefault="00D27795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highlight w:val="white"/>
        </w:rPr>
      </w:pPr>
      <w:proofErr w:type="spellStart"/>
      <w:r>
        <w:rPr>
          <w:rFonts w:cstheme="minorHAnsi"/>
          <w:sz w:val="32"/>
          <w:szCs w:val="32"/>
          <w:highlight w:val="white"/>
        </w:rPr>
        <w:lastRenderedPageBreak/>
        <w:t>Operatia</w:t>
      </w:r>
      <w:proofErr w:type="spellEnd"/>
      <w:r>
        <w:rPr>
          <w:rFonts w:cstheme="minorHAnsi"/>
          <w:sz w:val="32"/>
          <w:szCs w:val="32"/>
          <w:highlight w:val="white"/>
        </w:rPr>
        <w:t xml:space="preserve"> 2 – </w:t>
      </w:r>
      <w:proofErr w:type="spellStart"/>
      <w:r>
        <w:rPr>
          <w:rFonts w:cstheme="minorHAnsi"/>
          <w:sz w:val="32"/>
          <w:szCs w:val="32"/>
          <w:highlight w:val="white"/>
        </w:rPr>
        <w:t>schimbare</w:t>
      </w:r>
      <w:proofErr w:type="spellEnd"/>
      <w:r>
        <w:rPr>
          <w:rFonts w:cstheme="minorHAnsi"/>
          <w:sz w:val="32"/>
          <w:szCs w:val="32"/>
          <w:highlight w:val="white"/>
        </w:rPr>
        <w:t xml:space="preserve"> pin</w:t>
      </w:r>
      <w:r w:rsidR="00E47788">
        <w:rPr>
          <w:rFonts w:cstheme="minorHAnsi"/>
          <w:sz w:val="32"/>
          <w:szCs w:val="32"/>
          <w:highlight w:val="white"/>
        </w:rPr>
        <w:t xml:space="preserve"> (</w:t>
      </w:r>
      <w:proofErr w:type="spellStart"/>
      <w:r w:rsidR="00E47788">
        <w:rPr>
          <w:rFonts w:cstheme="minorHAnsi"/>
          <w:sz w:val="32"/>
          <w:szCs w:val="32"/>
          <w:highlight w:val="white"/>
        </w:rPr>
        <w:t>realizata</w:t>
      </w:r>
      <w:proofErr w:type="spellEnd"/>
      <w:r w:rsidR="00E47788">
        <w:rPr>
          <w:rFonts w:cstheme="minorHAnsi"/>
          <w:sz w:val="32"/>
          <w:szCs w:val="32"/>
          <w:highlight w:val="white"/>
        </w:rPr>
        <w:t xml:space="preserve"> de Coblisan George)</w:t>
      </w:r>
    </w:p>
    <w:p w14:paraId="35726B6D" w14:textId="04E78293" w:rsidR="00D27795" w:rsidRDefault="00D27795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highlight w:val="white"/>
        </w:rPr>
      </w:pPr>
    </w:p>
    <w:p w14:paraId="0A64DFF4" w14:textId="675D9BBA" w:rsidR="00D27795" w:rsidRDefault="00D27795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highlight w:val="white"/>
        </w:rPr>
      </w:pPr>
      <w:r>
        <w:rPr>
          <w:rFonts w:cstheme="minorHAnsi"/>
          <w:noProof/>
          <w:sz w:val="32"/>
          <w:szCs w:val="32"/>
          <w:highlight w:val="white"/>
        </w:rPr>
        <w:drawing>
          <wp:inline distT="0" distB="0" distL="0" distR="0" wp14:anchorId="66AA7367" wp14:editId="71A6C3A3">
            <wp:extent cx="5934075" cy="2181225"/>
            <wp:effectExtent l="0" t="0" r="9525" b="9525"/>
            <wp:docPr id="29" name="I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C0DD" w14:textId="3E14B388" w:rsidR="00C40332" w:rsidRDefault="00C40332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highlight w:val="white"/>
        </w:rPr>
      </w:pPr>
    </w:p>
    <w:p w14:paraId="7E23F965" w14:textId="77777777" w:rsidR="004C2495" w:rsidRDefault="004C2495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highlight w:val="white"/>
        </w:rPr>
      </w:pPr>
    </w:p>
    <w:p w14:paraId="7541FE31" w14:textId="51418703" w:rsidR="00C40332" w:rsidRDefault="00C40332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highlight w:val="white"/>
        </w:rPr>
      </w:pPr>
      <w:proofErr w:type="spellStart"/>
      <w:r>
        <w:rPr>
          <w:rFonts w:cstheme="minorHAnsi"/>
          <w:sz w:val="32"/>
          <w:szCs w:val="32"/>
          <w:highlight w:val="white"/>
        </w:rPr>
        <w:t>Operatia</w:t>
      </w:r>
      <w:proofErr w:type="spellEnd"/>
      <w:r>
        <w:rPr>
          <w:rFonts w:cstheme="minorHAnsi"/>
          <w:sz w:val="32"/>
          <w:szCs w:val="32"/>
          <w:highlight w:val="white"/>
        </w:rPr>
        <w:t xml:space="preserve"> 3 – </w:t>
      </w:r>
      <w:proofErr w:type="spellStart"/>
      <w:r>
        <w:rPr>
          <w:rFonts w:cstheme="minorHAnsi"/>
          <w:sz w:val="32"/>
          <w:szCs w:val="32"/>
          <w:highlight w:val="white"/>
        </w:rPr>
        <w:t>extragere</w:t>
      </w:r>
      <w:proofErr w:type="spellEnd"/>
      <w:r>
        <w:rPr>
          <w:rFonts w:cstheme="minorHAnsi"/>
          <w:sz w:val="32"/>
          <w:szCs w:val="32"/>
          <w:highlight w:val="white"/>
        </w:rPr>
        <w:t xml:space="preserve"> </w:t>
      </w:r>
      <w:proofErr w:type="spellStart"/>
      <w:r>
        <w:rPr>
          <w:rFonts w:cstheme="minorHAnsi"/>
          <w:sz w:val="32"/>
          <w:szCs w:val="32"/>
          <w:highlight w:val="white"/>
        </w:rPr>
        <w:t>numerar</w:t>
      </w:r>
      <w:proofErr w:type="spellEnd"/>
      <w:r w:rsidR="00E47788">
        <w:rPr>
          <w:rFonts w:cstheme="minorHAnsi"/>
          <w:sz w:val="32"/>
          <w:szCs w:val="32"/>
          <w:highlight w:val="white"/>
        </w:rPr>
        <w:t xml:space="preserve"> (</w:t>
      </w:r>
      <w:proofErr w:type="spellStart"/>
      <w:r w:rsidR="00E47788">
        <w:rPr>
          <w:rFonts w:cstheme="minorHAnsi"/>
          <w:sz w:val="32"/>
          <w:szCs w:val="32"/>
          <w:highlight w:val="white"/>
        </w:rPr>
        <w:t>realizata</w:t>
      </w:r>
      <w:proofErr w:type="spellEnd"/>
      <w:r w:rsidR="00E47788">
        <w:rPr>
          <w:rFonts w:cstheme="minorHAnsi"/>
          <w:sz w:val="32"/>
          <w:szCs w:val="32"/>
          <w:highlight w:val="white"/>
        </w:rPr>
        <w:t xml:space="preserve"> de </w:t>
      </w:r>
      <w:proofErr w:type="spellStart"/>
      <w:r w:rsidR="00E47788">
        <w:rPr>
          <w:rFonts w:cstheme="minorHAnsi"/>
          <w:sz w:val="32"/>
          <w:szCs w:val="32"/>
          <w:highlight w:val="white"/>
        </w:rPr>
        <w:t>Corpodean</w:t>
      </w:r>
      <w:proofErr w:type="spellEnd"/>
      <w:r w:rsidR="00E47788">
        <w:rPr>
          <w:rFonts w:cstheme="minorHAnsi"/>
          <w:sz w:val="32"/>
          <w:szCs w:val="32"/>
          <w:highlight w:val="white"/>
        </w:rPr>
        <w:t xml:space="preserve"> Darius)</w:t>
      </w:r>
    </w:p>
    <w:p w14:paraId="2A6470CC" w14:textId="084499CB" w:rsidR="00F2038C" w:rsidRDefault="00F2038C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highlight w:val="white"/>
        </w:rPr>
      </w:pPr>
      <w:r w:rsidRPr="00ED2BC2">
        <w:rPr>
          <w:noProof/>
        </w:rPr>
        <w:drawing>
          <wp:anchor distT="0" distB="0" distL="114300" distR="114300" simplePos="0" relativeHeight="251667456" behindDoc="1" locked="0" layoutInCell="1" allowOverlap="1" wp14:anchorId="21A48DFF" wp14:editId="08140FE7">
            <wp:simplePos x="0" y="0"/>
            <wp:positionH relativeFrom="margin">
              <wp:posOffset>541655</wp:posOffset>
            </wp:positionH>
            <wp:positionV relativeFrom="paragraph">
              <wp:posOffset>410845</wp:posOffset>
            </wp:positionV>
            <wp:extent cx="4754880" cy="4189095"/>
            <wp:effectExtent l="0" t="0" r="7620" b="1905"/>
            <wp:wrapTopAndBottom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D4E073" w14:textId="0B3868E4" w:rsidR="00C40332" w:rsidRDefault="00C40332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highlight w:val="white"/>
        </w:rPr>
      </w:pPr>
    </w:p>
    <w:p w14:paraId="020AC03E" w14:textId="62E68E37" w:rsidR="00C40332" w:rsidRDefault="00C40332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highlight w:val="white"/>
        </w:rPr>
      </w:pPr>
    </w:p>
    <w:p w14:paraId="661D6C41" w14:textId="4ACCB319" w:rsidR="00FF0110" w:rsidRDefault="00C40332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highlight w:val="white"/>
        </w:rPr>
      </w:pPr>
      <w:r>
        <w:rPr>
          <w:rFonts w:cstheme="minorHAnsi"/>
          <w:noProof/>
          <w:sz w:val="32"/>
          <w:szCs w:val="32"/>
          <w:highlight w:val="white"/>
        </w:rPr>
        <w:drawing>
          <wp:inline distT="0" distB="0" distL="0" distR="0" wp14:anchorId="51304861" wp14:editId="67BE15BD">
            <wp:extent cx="5934075" cy="2695575"/>
            <wp:effectExtent l="0" t="0" r="9525" b="9525"/>
            <wp:docPr id="31" name="I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FA252" w14:textId="77777777" w:rsidR="00F2038C" w:rsidRDefault="00F2038C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highlight w:val="white"/>
        </w:rPr>
      </w:pPr>
    </w:p>
    <w:p w14:paraId="0C333E5A" w14:textId="3B1BA104" w:rsidR="001A74FC" w:rsidRDefault="001A74FC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highlight w:val="white"/>
        </w:rPr>
      </w:pPr>
      <w:proofErr w:type="spellStart"/>
      <w:r>
        <w:rPr>
          <w:rFonts w:cstheme="minorHAnsi"/>
          <w:sz w:val="32"/>
          <w:szCs w:val="32"/>
          <w:highlight w:val="white"/>
        </w:rPr>
        <w:t>Operatia</w:t>
      </w:r>
      <w:proofErr w:type="spellEnd"/>
      <w:r>
        <w:rPr>
          <w:rFonts w:cstheme="minorHAnsi"/>
          <w:sz w:val="32"/>
          <w:szCs w:val="32"/>
          <w:highlight w:val="white"/>
        </w:rPr>
        <w:t xml:space="preserve"> 4 – </w:t>
      </w:r>
      <w:proofErr w:type="spellStart"/>
      <w:r>
        <w:rPr>
          <w:rFonts w:cstheme="minorHAnsi"/>
          <w:sz w:val="32"/>
          <w:szCs w:val="32"/>
          <w:highlight w:val="white"/>
        </w:rPr>
        <w:t>depunere</w:t>
      </w:r>
      <w:proofErr w:type="spellEnd"/>
      <w:r>
        <w:rPr>
          <w:rFonts w:cstheme="minorHAnsi"/>
          <w:sz w:val="32"/>
          <w:szCs w:val="32"/>
          <w:highlight w:val="white"/>
        </w:rPr>
        <w:t xml:space="preserve"> </w:t>
      </w:r>
      <w:proofErr w:type="spellStart"/>
      <w:r>
        <w:rPr>
          <w:rFonts w:cstheme="minorHAnsi"/>
          <w:sz w:val="32"/>
          <w:szCs w:val="32"/>
          <w:highlight w:val="white"/>
        </w:rPr>
        <w:t>numerar</w:t>
      </w:r>
      <w:proofErr w:type="spellEnd"/>
      <w:r w:rsidR="00E47788">
        <w:rPr>
          <w:rFonts w:cstheme="minorHAnsi"/>
          <w:sz w:val="32"/>
          <w:szCs w:val="32"/>
          <w:highlight w:val="white"/>
        </w:rPr>
        <w:t xml:space="preserve"> (</w:t>
      </w:r>
      <w:proofErr w:type="spellStart"/>
      <w:r w:rsidR="00E47788">
        <w:rPr>
          <w:rFonts w:cstheme="minorHAnsi"/>
          <w:sz w:val="32"/>
          <w:szCs w:val="32"/>
          <w:highlight w:val="white"/>
        </w:rPr>
        <w:t>realizata</w:t>
      </w:r>
      <w:proofErr w:type="spellEnd"/>
      <w:r w:rsidR="00E47788">
        <w:rPr>
          <w:rFonts w:cstheme="minorHAnsi"/>
          <w:sz w:val="32"/>
          <w:szCs w:val="32"/>
          <w:highlight w:val="white"/>
        </w:rPr>
        <w:t xml:space="preserve"> de </w:t>
      </w:r>
      <w:proofErr w:type="spellStart"/>
      <w:r w:rsidR="00E47788">
        <w:rPr>
          <w:rFonts w:cstheme="minorHAnsi"/>
          <w:sz w:val="32"/>
          <w:szCs w:val="32"/>
          <w:highlight w:val="white"/>
        </w:rPr>
        <w:t>Corpodean</w:t>
      </w:r>
      <w:proofErr w:type="spellEnd"/>
      <w:r w:rsidR="00E47788">
        <w:rPr>
          <w:rFonts w:cstheme="minorHAnsi"/>
          <w:sz w:val="32"/>
          <w:szCs w:val="32"/>
          <w:highlight w:val="white"/>
        </w:rPr>
        <w:t xml:space="preserve"> Darius)</w:t>
      </w:r>
    </w:p>
    <w:p w14:paraId="085D7B78" w14:textId="05565F7F" w:rsidR="001A74FC" w:rsidRDefault="001A74FC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highlight w:val="white"/>
        </w:rPr>
      </w:pPr>
    </w:p>
    <w:p w14:paraId="5D9A47C1" w14:textId="651647C4" w:rsidR="001A74FC" w:rsidRDefault="001A74FC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highlight w:val="white"/>
        </w:rPr>
      </w:pPr>
      <w:r>
        <w:rPr>
          <w:rFonts w:cstheme="minorHAnsi"/>
          <w:noProof/>
          <w:sz w:val="32"/>
          <w:szCs w:val="32"/>
          <w:highlight w:val="white"/>
        </w:rPr>
        <w:drawing>
          <wp:inline distT="0" distB="0" distL="0" distR="0" wp14:anchorId="1D3951E3" wp14:editId="763932D7">
            <wp:extent cx="5927725" cy="2560320"/>
            <wp:effectExtent l="0" t="0" r="0" b="0"/>
            <wp:docPr id="32" name="I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D5BA" w14:textId="0B3663F8" w:rsidR="00FF0110" w:rsidRDefault="00FF0110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highlight w:val="white"/>
        </w:rPr>
      </w:pPr>
    </w:p>
    <w:p w14:paraId="40A5D4F2" w14:textId="38DA8FF8" w:rsidR="002C1760" w:rsidRPr="00FF0110" w:rsidRDefault="002C1760" w:rsidP="00013F19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  <w:highlight w:val="white"/>
        </w:rPr>
      </w:pPr>
      <w:r>
        <w:rPr>
          <w:rFonts w:cstheme="minorHAnsi"/>
          <w:noProof/>
          <w:sz w:val="32"/>
          <w:szCs w:val="32"/>
          <w:highlight w:val="white"/>
        </w:rPr>
        <w:drawing>
          <wp:inline distT="0" distB="0" distL="0" distR="0" wp14:anchorId="4CA1CCBD" wp14:editId="28BD2DE6">
            <wp:extent cx="5927725" cy="796290"/>
            <wp:effectExtent l="0" t="0" r="0" b="3810"/>
            <wp:docPr id="33" name="I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7B18" w14:textId="77777777" w:rsidR="002C1760" w:rsidRDefault="002C1760" w:rsidP="00FF0110">
      <w:pPr>
        <w:rPr>
          <w:b/>
          <w:bCs/>
          <w:sz w:val="32"/>
          <w:szCs w:val="32"/>
          <w:lang w:val="ro-RO"/>
        </w:rPr>
      </w:pPr>
    </w:p>
    <w:p w14:paraId="212A2522" w14:textId="77777777" w:rsidR="00563BCD" w:rsidRDefault="00563BCD" w:rsidP="00FF0110">
      <w:pPr>
        <w:rPr>
          <w:b/>
          <w:bCs/>
          <w:sz w:val="32"/>
          <w:szCs w:val="32"/>
          <w:lang w:val="ro-RO"/>
        </w:rPr>
      </w:pPr>
    </w:p>
    <w:p w14:paraId="16746E5C" w14:textId="27AA3C0E" w:rsidR="00FF0110" w:rsidRDefault="00FF0110" w:rsidP="00FF0110">
      <w:pPr>
        <w:rPr>
          <w:b/>
          <w:bCs/>
          <w:sz w:val="32"/>
          <w:szCs w:val="32"/>
          <w:lang w:val="ro-RO"/>
        </w:rPr>
      </w:pPr>
      <w:proofErr w:type="spellStart"/>
      <w:r w:rsidRPr="00FF0110">
        <w:rPr>
          <w:b/>
          <w:bCs/>
          <w:sz w:val="32"/>
          <w:szCs w:val="32"/>
          <w:lang w:val="ro-RO"/>
        </w:rPr>
        <w:lastRenderedPageBreak/>
        <w:t>Fisierul</w:t>
      </w:r>
      <w:proofErr w:type="spellEnd"/>
      <w:r w:rsidRPr="00FF0110">
        <w:rPr>
          <w:b/>
          <w:bCs/>
          <w:sz w:val="32"/>
          <w:szCs w:val="32"/>
          <w:lang w:val="ro-RO"/>
        </w:rPr>
        <w:t xml:space="preserve"> de </w:t>
      </w:r>
      <w:proofErr w:type="spellStart"/>
      <w:r w:rsidRPr="00FF0110">
        <w:rPr>
          <w:b/>
          <w:bCs/>
          <w:sz w:val="32"/>
          <w:szCs w:val="32"/>
          <w:lang w:val="ro-RO"/>
        </w:rPr>
        <w:t>constrangeri</w:t>
      </w:r>
      <w:proofErr w:type="spellEnd"/>
      <w:r w:rsidRPr="00FF0110">
        <w:rPr>
          <w:b/>
          <w:bCs/>
          <w:sz w:val="32"/>
          <w:szCs w:val="32"/>
          <w:lang w:val="ro-RO"/>
        </w:rPr>
        <w:t xml:space="preserve"> in ISE</w:t>
      </w:r>
      <w:r w:rsidR="00E47788">
        <w:rPr>
          <w:b/>
          <w:bCs/>
          <w:sz w:val="32"/>
          <w:szCs w:val="32"/>
          <w:lang w:val="ro-RO"/>
        </w:rPr>
        <w:t xml:space="preserve"> (realizat de Coblisan George)</w:t>
      </w:r>
    </w:p>
    <w:p w14:paraId="2454DB29" w14:textId="77777777" w:rsidR="004C2495" w:rsidRPr="007D55B7" w:rsidRDefault="004C2495" w:rsidP="00FF0110">
      <w:pPr>
        <w:rPr>
          <w:b/>
          <w:bCs/>
          <w:sz w:val="32"/>
          <w:szCs w:val="32"/>
        </w:rPr>
      </w:pPr>
    </w:p>
    <w:p w14:paraId="37DCAB21" w14:textId="1E80D7C4" w:rsidR="00013F19" w:rsidRDefault="004C2495" w:rsidP="00013F19">
      <w:pPr>
        <w:pStyle w:val="Listparagraf"/>
        <w:rPr>
          <w:sz w:val="32"/>
          <w:szCs w:val="32"/>
          <w:lang w:val="ro-RO"/>
        </w:rPr>
      </w:pPr>
      <w:r w:rsidRPr="004C2495">
        <w:rPr>
          <w:sz w:val="32"/>
          <w:szCs w:val="32"/>
          <w:lang w:val="ro-RO"/>
        </w:rPr>
        <w:drawing>
          <wp:inline distT="0" distB="0" distL="0" distR="0" wp14:anchorId="4FE23AF1" wp14:editId="34FC06FE">
            <wp:extent cx="2419688" cy="6706536"/>
            <wp:effectExtent l="0" t="0" r="0" b="0"/>
            <wp:docPr id="35" name="I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A13E" w14:textId="63659406" w:rsidR="007D2930" w:rsidRDefault="007D2930" w:rsidP="00013F19">
      <w:pPr>
        <w:pStyle w:val="Listparagraf"/>
        <w:rPr>
          <w:sz w:val="32"/>
          <w:szCs w:val="32"/>
          <w:lang w:val="ro-RO"/>
        </w:rPr>
      </w:pPr>
    </w:p>
    <w:p w14:paraId="4AEC957A" w14:textId="488B1A2B" w:rsidR="007D2930" w:rsidRPr="00013F19" w:rsidRDefault="007D2930" w:rsidP="00013F19">
      <w:pPr>
        <w:pStyle w:val="Listparagraf"/>
        <w:rPr>
          <w:sz w:val="32"/>
          <w:szCs w:val="32"/>
          <w:lang w:val="ro-RO"/>
        </w:rPr>
      </w:pPr>
      <w:r w:rsidRPr="007D2930">
        <w:rPr>
          <w:noProof/>
          <w:sz w:val="32"/>
          <w:szCs w:val="32"/>
          <w:lang w:val="ro-RO"/>
        </w:rPr>
        <w:drawing>
          <wp:inline distT="0" distB="0" distL="0" distR="0" wp14:anchorId="1B77AE67" wp14:editId="596A6388">
            <wp:extent cx="5582429" cy="314369"/>
            <wp:effectExtent l="0" t="0" r="0" b="9525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DB92" w14:textId="4F02EE44" w:rsidR="00DC2735" w:rsidRDefault="00DC2735" w:rsidP="00E619B0">
      <w:pPr>
        <w:rPr>
          <w:sz w:val="32"/>
          <w:szCs w:val="32"/>
          <w:lang w:val="ro-RO"/>
        </w:rPr>
      </w:pPr>
    </w:p>
    <w:p w14:paraId="3E7B95AC" w14:textId="77777777" w:rsidR="00F2038C" w:rsidRDefault="00F2038C" w:rsidP="00E619B0">
      <w:pPr>
        <w:rPr>
          <w:sz w:val="32"/>
          <w:szCs w:val="32"/>
          <w:lang w:val="ro-RO"/>
        </w:rPr>
      </w:pPr>
    </w:p>
    <w:p w14:paraId="2913ABC4" w14:textId="51367E6B" w:rsidR="00D27795" w:rsidRDefault="00D32693" w:rsidP="00D27795">
      <w:pPr>
        <w:pStyle w:val="Listparagraf"/>
        <w:numPr>
          <w:ilvl w:val="0"/>
          <w:numId w:val="2"/>
        </w:numPr>
        <w:rPr>
          <w:b/>
          <w:bCs/>
          <w:sz w:val="40"/>
          <w:szCs w:val="40"/>
          <w:u w:val="single"/>
          <w:lang w:val="ro-RO"/>
        </w:rPr>
      </w:pPr>
      <w:r w:rsidRPr="00D32693">
        <w:rPr>
          <w:b/>
          <w:bCs/>
          <w:sz w:val="40"/>
          <w:szCs w:val="40"/>
          <w:u w:val="single"/>
          <w:lang w:val="ro-RO"/>
        </w:rPr>
        <w:t>Lista de componente utilizate</w:t>
      </w:r>
      <w:r w:rsidR="007D44F2">
        <w:rPr>
          <w:b/>
          <w:bCs/>
          <w:sz w:val="40"/>
          <w:szCs w:val="40"/>
          <w:u w:val="single"/>
          <w:lang w:val="ro-RO"/>
        </w:rPr>
        <w:t xml:space="preserve"> (capitol realizat de Coblisan George)</w:t>
      </w:r>
    </w:p>
    <w:p w14:paraId="6514A2D4" w14:textId="77777777" w:rsidR="00D27795" w:rsidRPr="00D27795" w:rsidRDefault="00D27795" w:rsidP="00D27795">
      <w:pPr>
        <w:pStyle w:val="Listparagraf"/>
        <w:rPr>
          <w:b/>
          <w:bCs/>
          <w:sz w:val="40"/>
          <w:szCs w:val="40"/>
          <w:u w:val="single"/>
          <w:lang w:val="ro-RO"/>
        </w:rPr>
      </w:pPr>
    </w:p>
    <w:p w14:paraId="72EE4EB2" w14:textId="06A77CDA" w:rsidR="00D27795" w:rsidRDefault="00B424DF" w:rsidP="00D27795">
      <w:pPr>
        <w:pStyle w:val="Listparagraf"/>
        <w:numPr>
          <w:ilvl w:val="0"/>
          <w:numId w:val="37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Memorie ROM pentru data </w:t>
      </w:r>
      <w:proofErr w:type="spellStart"/>
      <w:r>
        <w:rPr>
          <w:sz w:val="28"/>
          <w:szCs w:val="28"/>
          <w:lang w:val="ro-RO"/>
        </w:rPr>
        <w:t>expirarii</w:t>
      </w:r>
      <w:proofErr w:type="spellEnd"/>
      <w:r>
        <w:rPr>
          <w:sz w:val="28"/>
          <w:szCs w:val="28"/>
          <w:lang w:val="ro-RO"/>
        </w:rPr>
        <w:t xml:space="preserve"> cardului.</w:t>
      </w:r>
    </w:p>
    <w:p w14:paraId="73E78BE4" w14:textId="20DAD844" w:rsidR="00B424DF" w:rsidRDefault="00B424DF" w:rsidP="00D27795">
      <w:pPr>
        <w:pStyle w:val="Listparagraf"/>
        <w:numPr>
          <w:ilvl w:val="0"/>
          <w:numId w:val="37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Memorie RAM pentru sold si pentru pin.</w:t>
      </w:r>
    </w:p>
    <w:p w14:paraId="3DBD79CA" w14:textId="775890E7" w:rsidR="00B424DF" w:rsidRDefault="00B424DF" w:rsidP="00D27795">
      <w:pPr>
        <w:pStyle w:val="Listparagraf"/>
        <w:numPr>
          <w:ilvl w:val="0"/>
          <w:numId w:val="37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Comparatoare pentru data </w:t>
      </w:r>
      <w:proofErr w:type="spellStart"/>
      <w:r>
        <w:rPr>
          <w:sz w:val="28"/>
          <w:szCs w:val="28"/>
          <w:lang w:val="ro-RO"/>
        </w:rPr>
        <w:t>expirarii</w:t>
      </w:r>
      <w:proofErr w:type="spellEnd"/>
      <w:r>
        <w:rPr>
          <w:sz w:val="28"/>
          <w:szCs w:val="28"/>
          <w:lang w:val="ro-RO"/>
        </w:rPr>
        <w:t>, suma ceruta, 1000 de EURO, PIN.</w:t>
      </w:r>
    </w:p>
    <w:p w14:paraId="1BBBDF23" w14:textId="754E6BA6" w:rsidR="00B424DF" w:rsidRDefault="00B424DF" w:rsidP="00D27795">
      <w:pPr>
        <w:pStyle w:val="Listparagraf"/>
        <w:numPr>
          <w:ilvl w:val="0"/>
          <w:numId w:val="37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Demultiplexoare</w:t>
      </w:r>
      <w:r w:rsidR="007D55B7">
        <w:rPr>
          <w:sz w:val="28"/>
          <w:szCs w:val="28"/>
          <w:lang w:val="ro-RO"/>
        </w:rPr>
        <w:t xml:space="preserve"> 1:4 si 1:8</w:t>
      </w:r>
      <w:r>
        <w:rPr>
          <w:sz w:val="28"/>
          <w:szCs w:val="28"/>
          <w:lang w:val="ro-RO"/>
        </w:rPr>
        <w:t xml:space="preserve"> pentru selectarea </w:t>
      </w:r>
      <w:proofErr w:type="spellStart"/>
      <w:r>
        <w:rPr>
          <w:sz w:val="28"/>
          <w:szCs w:val="28"/>
          <w:lang w:val="ro-RO"/>
        </w:rPr>
        <w:t>operatiei</w:t>
      </w:r>
      <w:proofErr w:type="spellEnd"/>
      <w:r>
        <w:rPr>
          <w:sz w:val="28"/>
          <w:szCs w:val="28"/>
          <w:lang w:val="ro-RO"/>
        </w:rPr>
        <w:t>, selectarea bancnotelor.</w:t>
      </w:r>
    </w:p>
    <w:p w14:paraId="68C69DF3" w14:textId="216B40E0" w:rsidR="00B424DF" w:rsidRDefault="00B424DF" w:rsidP="00D27795">
      <w:pPr>
        <w:pStyle w:val="Listparagraf"/>
        <w:numPr>
          <w:ilvl w:val="0"/>
          <w:numId w:val="37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Decodificatoare pentru bancnote si pentru sold.</w:t>
      </w:r>
    </w:p>
    <w:p w14:paraId="2AA4A4B2" w14:textId="3E195F3E" w:rsidR="00B424DF" w:rsidRDefault="00B424DF" w:rsidP="00D27795">
      <w:pPr>
        <w:pStyle w:val="Listparagraf"/>
        <w:numPr>
          <w:ilvl w:val="0"/>
          <w:numId w:val="37"/>
        </w:numPr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t>Scazatoare</w:t>
      </w:r>
      <w:proofErr w:type="spellEnd"/>
      <w:r>
        <w:rPr>
          <w:sz w:val="28"/>
          <w:szCs w:val="28"/>
          <w:lang w:val="ro-RO"/>
        </w:rPr>
        <w:t xml:space="preserve"> pentru </w:t>
      </w:r>
      <w:proofErr w:type="spellStart"/>
      <w:r>
        <w:rPr>
          <w:sz w:val="28"/>
          <w:szCs w:val="28"/>
          <w:lang w:val="ro-RO"/>
        </w:rPr>
        <w:t>operatia</w:t>
      </w:r>
      <w:proofErr w:type="spellEnd"/>
      <w:r>
        <w:rPr>
          <w:sz w:val="28"/>
          <w:szCs w:val="28"/>
          <w:lang w:val="ro-RO"/>
        </w:rPr>
        <w:t xml:space="preserve"> de extragere (sold si bancnote).</w:t>
      </w:r>
    </w:p>
    <w:p w14:paraId="6E679634" w14:textId="5EDE8F4A" w:rsidR="00B424DF" w:rsidRDefault="00B424DF" w:rsidP="00D27795">
      <w:pPr>
        <w:pStyle w:val="Listparagraf"/>
        <w:numPr>
          <w:ilvl w:val="0"/>
          <w:numId w:val="37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Sumator pentru depunere.</w:t>
      </w:r>
    </w:p>
    <w:p w14:paraId="1B2BF52F" w14:textId="4285DAC9" w:rsidR="00B424DF" w:rsidRDefault="00B424DF" w:rsidP="00D27795">
      <w:pPr>
        <w:pStyle w:val="Listparagraf"/>
        <w:numPr>
          <w:ilvl w:val="0"/>
          <w:numId w:val="37"/>
        </w:numPr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t>Numaratoare</w:t>
      </w:r>
      <w:proofErr w:type="spellEnd"/>
      <w:r>
        <w:rPr>
          <w:sz w:val="28"/>
          <w:szCs w:val="28"/>
          <w:lang w:val="ro-RO"/>
        </w:rPr>
        <w:t xml:space="preserve"> pentru bancnote si pentru introducerea pinului.</w:t>
      </w:r>
    </w:p>
    <w:p w14:paraId="24273679" w14:textId="20554FAC" w:rsidR="00B424DF" w:rsidRDefault="00B424DF" w:rsidP="00B424DF">
      <w:pPr>
        <w:rPr>
          <w:sz w:val="28"/>
          <w:szCs w:val="28"/>
          <w:lang w:val="ro-RO"/>
        </w:rPr>
      </w:pPr>
    </w:p>
    <w:p w14:paraId="7A72E7EF" w14:textId="113CD14C" w:rsidR="00B60220" w:rsidRDefault="00B424DF" w:rsidP="00B60220">
      <w:pPr>
        <w:pStyle w:val="Listparagraf"/>
        <w:numPr>
          <w:ilvl w:val="0"/>
          <w:numId w:val="2"/>
        </w:numPr>
        <w:rPr>
          <w:b/>
          <w:bCs/>
          <w:sz w:val="40"/>
          <w:szCs w:val="40"/>
          <w:u w:val="single"/>
          <w:lang w:val="ro-RO"/>
        </w:rPr>
      </w:pPr>
      <w:proofErr w:type="spellStart"/>
      <w:r w:rsidRPr="00B60220">
        <w:rPr>
          <w:b/>
          <w:bCs/>
          <w:sz w:val="40"/>
          <w:szCs w:val="40"/>
          <w:u w:val="single"/>
          <w:lang w:val="ro-RO"/>
        </w:rPr>
        <w:t>Semnifi</w:t>
      </w:r>
      <w:r w:rsidR="00B60220" w:rsidRPr="00B60220">
        <w:rPr>
          <w:b/>
          <w:bCs/>
          <w:sz w:val="40"/>
          <w:szCs w:val="40"/>
          <w:u w:val="single"/>
          <w:lang w:val="ro-RO"/>
        </w:rPr>
        <w:t>catia</w:t>
      </w:r>
      <w:proofErr w:type="spellEnd"/>
      <w:r w:rsidR="00B60220" w:rsidRPr="00B60220">
        <w:rPr>
          <w:b/>
          <w:bCs/>
          <w:sz w:val="40"/>
          <w:szCs w:val="40"/>
          <w:u w:val="single"/>
          <w:lang w:val="ro-RO"/>
        </w:rPr>
        <w:t xml:space="preserve"> </w:t>
      </w:r>
      <w:proofErr w:type="spellStart"/>
      <w:r w:rsidR="00B60220" w:rsidRPr="00B60220">
        <w:rPr>
          <w:b/>
          <w:bCs/>
          <w:sz w:val="40"/>
          <w:szCs w:val="40"/>
          <w:u w:val="single"/>
          <w:lang w:val="ro-RO"/>
        </w:rPr>
        <w:t>notatilor</w:t>
      </w:r>
      <w:proofErr w:type="spellEnd"/>
      <w:r w:rsidR="00B60220" w:rsidRPr="00B60220">
        <w:rPr>
          <w:b/>
          <w:bCs/>
          <w:sz w:val="40"/>
          <w:szCs w:val="40"/>
          <w:u w:val="single"/>
          <w:lang w:val="ro-RO"/>
        </w:rPr>
        <w:t xml:space="preserve"> de I/O si a semnalelor interne</w:t>
      </w:r>
      <w:r w:rsidR="007D44F2">
        <w:rPr>
          <w:b/>
          <w:bCs/>
          <w:sz w:val="40"/>
          <w:szCs w:val="40"/>
          <w:u w:val="single"/>
          <w:lang w:val="ro-RO"/>
        </w:rPr>
        <w:t xml:space="preserve"> (capitol realizat de Coblisan George)</w:t>
      </w:r>
      <w:r w:rsidR="00B60220" w:rsidRPr="00B60220">
        <w:rPr>
          <w:b/>
          <w:bCs/>
          <w:sz w:val="40"/>
          <w:szCs w:val="40"/>
          <w:u w:val="single"/>
          <w:lang w:val="ro-RO"/>
        </w:rPr>
        <w:t xml:space="preserve"> </w:t>
      </w:r>
    </w:p>
    <w:p w14:paraId="4B15CD5A" w14:textId="5732E989" w:rsidR="00B60220" w:rsidRDefault="00B60220" w:rsidP="00B60220">
      <w:pPr>
        <w:pStyle w:val="Listparagraf"/>
        <w:rPr>
          <w:b/>
          <w:bCs/>
          <w:sz w:val="40"/>
          <w:szCs w:val="40"/>
          <w:u w:val="single"/>
          <w:lang w:val="ro-RO"/>
        </w:rPr>
      </w:pPr>
    </w:p>
    <w:p w14:paraId="57361F42" w14:textId="5C3D9FC3" w:rsidR="00E96D72" w:rsidRPr="00E96D72" w:rsidRDefault="00E96D72" w:rsidP="00E96D72">
      <w:pPr>
        <w:rPr>
          <w:sz w:val="28"/>
          <w:szCs w:val="28"/>
          <w:lang w:val="ro-RO"/>
        </w:rPr>
      </w:pPr>
      <w:proofErr w:type="spellStart"/>
      <w:r w:rsidRPr="00E96D72">
        <w:rPr>
          <w:sz w:val="28"/>
          <w:szCs w:val="28"/>
          <w:lang w:val="ro-RO"/>
        </w:rPr>
        <w:t>Intrari</w:t>
      </w:r>
      <w:proofErr w:type="spellEnd"/>
      <w:r w:rsidRPr="00E96D72">
        <w:rPr>
          <w:sz w:val="28"/>
          <w:szCs w:val="28"/>
          <w:lang w:val="ro-RO"/>
        </w:rPr>
        <w:t>:</w:t>
      </w:r>
    </w:p>
    <w:p w14:paraId="4C77712B" w14:textId="66D5AE09" w:rsidR="00B60220" w:rsidRDefault="00B60220" w:rsidP="00B60220">
      <w:pPr>
        <w:pStyle w:val="Listparagraf"/>
        <w:numPr>
          <w:ilvl w:val="0"/>
          <w:numId w:val="38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CLK – </w:t>
      </w:r>
      <w:proofErr w:type="spellStart"/>
      <w:r>
        <w:rPr>
          <w:sz w:val="28"/>
          <w:szCs w:val="28"/>
          <w:lang w:val="ro-RO"/>
        </w:rPr>
        <w:t>clockul</w:t>
      </w:r>
      <w:proofErr w:type="spellEnd"/>
      <w:r>
        <w:rPr>
          <w:sz w:val="28"/>
          <w:szCs w:val="28"/>
          <w:lang w:val="ro-RO"/>
        </w:rPr>
        <w:t xml:space="preserve"> mare de pe placa.</w:t>
      </w:r>
    </w:p>
    <w:p w14:paraId="2E82873B" w14:textId="1FC2AC29" w:rsidR="00B60220" w:rsidRDefault="00B60220" w:rsidP="00B60220">
      <w:pPr>
        <w:pStyle w:val="Listparagraf"/>
        <w:numPr>
          <w:ilvl w:val="0"/>
          <w:numId w:val="38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CLK1 – </w:t>
      </w:r>
      <w:proofErr w:type="spellStart"/>
      <w:r>
        <w:rPr>
          <w:sz w:val="28"/>
          <w:szCs w:val="28"/>
          <w:lang w:val="ro-RO"/>
        </w:rPr>
        <w:t>clock</w:t>
      </w:r>
      <w:proofErr w:type="spellEnd"/>
      <w:r w:rsidR="003325E3">
        <w:rPr>
          <w:sz w:val="28"/>
          <w:szCs w:val="28"/>
          <w:lang w:val="ro-RO"/>
        </w:rPr>
        <w:t xml:space="preserve"> (de la buton)</w:t>
      </w:r>
      <w:r>
        <w:rPr>
          <w:sz w:val="28"/>
          <w:szCs w:val="28"/>
          <w:lang w:val="ro-RO"/>
        </w:rPr>
        <w:t xml:space="preserve"> pentru </w:t>
      </w:r>
      <w:proofErr w:type="spellStart"/>
      <w:r>
        <w:rPr>
          <w:sz w:val="28"/>
          <w:szCs w:val="28"/>
          <w:lang w:val="ro-RO"/>
        </w:rPr>
        <w:t>cresterea</w:t>
      </w:r>
      <w:proofErr w:type="spellEnd"/>
      <w:r>
        <w:rPr>
          <w:sz w:val="28"/>
          <w:szCs w:val="28"/>
          <w:lang w:val="ro-RO"/>
        </w:rPr>
        <w:t xml:space="preserve"> cifrei </w:t>
      </w:r>
      <w:proofErr w:type="spellStart"/>
      <w:r>
        <w:rPr>
          <w:sz w:val="28"/>
          <w:szCs w:val="28"/>
          <w:lang w:val="ro-RO"/>
        </w:rPr>
        <w:t>unitatilor</w:t>
      </w:r>
      <w:proofErr w:type="spellEnd"/>
      <w:r>
        <w:rPr>
          <w:sz w:val="28"/>
          <w:szCs w:val="28"/>
          <w:lang w:val="ro-RO"/>
        </w:rPr>
        <w:t xml:space="preserve"> a pinului.</w:t>
      </w:r>
    </w:p>
    <w:p w14:paraId="62FE3BBD" w14:textId="7110C6B3" w:rsidR="00B60220" w:rsidRPr="00B60220" w:rsidRDefault="00B60220" w:rsidP="00B60220">
      <w:pPr>
        <w:pStyle w:val="Listparagraf"/>
        <w:numPr>
          <w:ilvl w:val="0"/>
          <w:numId w:val="38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CLK2 – </w:t>
      </w:r>
      <w:proofErr w:type="spellStart"/>
      <w:r>
        <w:rPr>
          <w:sz w:val="28"/>
          <w:szCs w:val="28"/>
          <w:lang w:val="ro-RO"/>
        </w:rPr>
        <w:t>clock</w:t>
      </w:r>
      <w:proofErr w:type="spellEnd"/>
      <w:r>
        <w:rPr>
          <w:sz w:val="28"/>
          <w:szCs w:val="28"/>
          <w:lang w:val="ro-RO"/>
        </w:rPr>
        <w:t xml:space="preserve"> </w:t>
      </w:r>
      <w:r w:rsidR="003325E3">
        <w:rPr>
          <w:sz w:val="28"/>
          <w:szCs w:val="28"/>
          <w:lang w:val="ro-RO"/>
        </w:rPr>
        <w:t xml:space="preserve">(de la buton) </w:t>
      </w:r>
      <w:r>
        <w:rPr>
          <w:sz w:val="28"/>
          <w:szCs w:val="28"/>
          <w:lang w:val="ro-RO"/>
        </w:rPr>
        <w:t xml:space="preserve">pentru </w:t>
      </w:r>
      <w:proofErr w:type="spellStart"/>
      <w:r>
        <w:rPr>
          <w:sz w:val="28"/>
          <w:szCs w:val="28"/>
          <w:lang w:val="ro-RO"/>
        </w:rPr>
        <w:t>cresterea</w:t>
      </w:r>
      <w:proofErr w:type="spellEnd"/>
      <w:r>
        <w:rPr>
          <w:sz w:val="28"/>
          <w:szCs w:val="28"/>
          <w:lang w:val="ro-RO"/>
        </w:rPr>
        <w:t xml:space="preserve"> cifrei zecilor a pinului.</w:t>
      </w:r>
    </w:p>
    <w:p w14:paraId="2C0135AF" w14:textId="2BA3C461" w:rsidR="00B60220" w:rsidRDefault="00B60220" w:rsidP="00B60220">
      <w:pPr>
        <w:pStyle w:val="Listparagraf"/>
        <w:numPr>
          <w:ilvl w:val="0"/>
          <w:numId w:val="38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CLK3 – </w:t>
      </w:r>
      <w:proofErr w:type="spellStart"/>
      <w:r>
        <w:rPr>
          <w:sz w:val="28"/>
          <w:szCs w:val="28"/>
          <w:lang w:val="ro-RO"/>
        </w:rPr>
        <w:t>clock</w:t>
      </w:r>
      <w:proofErr w:type="spellEnd"/>
      <w:r>
        <w:rPr>
          <w:sz w:val="28"/>
          <w:szCs w:val="28"/>
          <w:lang w:val="ro-RO"/>
        </w:rPr>
        <w:t xml:space="preserve"> </w:t>
      </w:r>
      <w:r w:rsidR="003325E3">
        <w:rPr>
          <w:sz w:val="28"/>
          <w:szCs w:val="28"/>
          <w:lang w:val="ro-RO"/>
        </w:rPr>
        <w:t xml:space="preserve">(de la buton) </w:t>
      </w:r>
      <w:r>
        <w:rPr>
          <w:sz w:val="28"/>
          <w:szCs w:val="28"/>
          <w:lang w:val="ro-RO"/>
        </w:rPr>
        <w:t xml:space="preserve">pentru </w:t>
      </w:r>
      <w:proofErr w:type="spellStart"/>
      <w:r>
        <w:rPr>
          <w:sz w:val="28"/>
          <w:szCs w:val="28"/>
          <w:lang w:val="ro-RO"/>
        </w:rPr>
        <w:t>cresterea</w:t>
      </w:r>
      <w:proofErr w:type="spellEnd"/>
      <w:r>
        <w:rPr>
          <w:sz w:val="28"/>
          <w:szCs w:val="28"/>
          <w:lang w:val="ro-RO"/>
        </w:rPr>
        <w:t xml:space="preserve"> cifrei sutelor a pinului.</w:t>
      </w:r>
    </w:p>
    <w:p w14:paraId="3AE5FD42" w14:textId="44B180C0" w:rsidR="00B60220" w:rsidRDefault="00B60220" w:rsidP="00B60220">
      <w:pPr>
        <w:pStyle w:val="Listparagraf"/>
        <w:numPr>
          <w:ilvl w:val="0"/>
          <w:numId w:val="38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CLK4 – </w:t>
      </w:r>
      <w:proofErr w:type="spellStart"/>
      <w:r>
        <w:rPr>
          <w:sz w:val="28"/>
          <w:szCs w:val="28"/>
          <w:lang w:val="ro-RO"/>
        </w:rPr>
        <w:t>clock</w:t>
      </w:r>
      <w:proofErr w:type="spellEnd"/>
      <w:r>
        <w:rPr>
          <w:sz w:val="28"/>
          <w:szCs w:val="28"/>
          <w:lang w:val="ro-RO"/>
        </w:rPr>
        <w:t xml:space="preserve"> </w:t>
      </w:r>
      <w:r w:rsidR="003325E3">
        <w:rPr>
          <w:sz w:val="28"/>
          <w:szCs w:val="28"/>
          <w:lang w:val="ro-RO"/>
        </w:rPr>
        <w:t xml:space="preserve">(de la buton) </w:t>
      </w:r>
      <w:r>
        <w:rPr>
          <w:sz w:val="28"/>
          <w:szCs w:val="28"/>
          <w:lang w:val="ro-RO"/>
        </w:rPr>
        <w:t xml:space="preserve">pentru </w:t>
      </w:r>
      <w:proofErr w:type="spellStart"/>
      <w:r>
        <w:rPr>
          <w:sz w:val="28"/>
          <w:szCs w:val="28"/>
          <w:lang w:val="ro-RO"/>
        </w:rPr>
        <w:t>cresterea</w:t>
      </w:r>
      <w:proofErr w:type="spellEnd"/>
      <w:r>
        <w:rPr>
          <w:sz w:val="28"/>
          <w:szCs w:val="28"/>
          <w:lang w:val="ro-RO"/>
        </w:rPr>
        <w:t xml:space="preserve"> cifrei miilor a pinului.</w:t>
      </w:r>
    </w:p>
    <w:p w14:paraId="77FAE929" w14:textId="68A51279" w:rsidR="00B60220" w:rsidRDefault="00B60220" w:rsidP="00B60220">
      <w:pPr>
        <w:pStyle w:val="Listparagraf"/>
        <w:numPr>
          <w:ilvl w:val="0"/>
          <w:numId w:val="38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CLK5 – </w:t>
      </w:r>
      <w:proofErr w:type="spellStart"/>
      <w:r>
        <w:rPr>
          <w:sz w:val="28"/>
          <w:szCs w:val="28"/>
          <w:lang w:val="ro-RO"/>
        </w:rPr>
        <w:t>clock</w:t>
      </w:r>
      <w:proofErr w:type="spellEnd"/>
      <w:r>
        <w:rPr>
          <w:sz w:val="28"/>
          <w:szCs w:val="28"/>
          <w:lang w:val="ro-RO"/>
        </w:rPr>
        <w:t xml:space="preserve"> </w:t>
      </w:r>
      <w:r w:rsidR="003325E3">
        <w:rPr>
          <w:sz w:val="28"/>
          <w:szCs w:val="28"/>
          <w:lang w:val="ro-RO"/>
        </w:rPr>
        <w:t xml:space="preserve">(de la buton) </w:t>
      </w:r>
      <w:r w:rsidR="00E96D72">
        <w:rPr>
          <w:sz w:val="28"/>
          <w:szCs w:val="28"/>
          <w:lang w:val="ro-RO"/>
        </w:rPr>
        <w:t xml:space="preserve">pentru componenta de selectare a pinului, pinului nou sau sumei. </w:t>
      </w:r>
    </w:p>
    <w:p w14:paraId="729D52E6" w14:textId="5C4271CD" w:rsidR="00E96D72" w:rsidRDefault="00E96D72" w:rsidP="00B60220">
      <w:pPr>
        <w:pStyle w:val="Listparagraf"/>
        <w:numPr>
          <w:ilvl w:val="0"/>
          <w:numId w:val="38"/>
        </w:numPr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t>Adresa_card</w:t>
      </w:r>
      <w:proofErr w:type="spellEnd"/>
      <w:r>
        <w:rPr>
          <w:sz w:val="28"/>
          <w:szCs w:val="28"/>
          <w:lang w:val="ro-RO"/>
        </w:rPr>
        <w:t xml:space="preserve"> – vector de 3 </w:t>
      </w:r>
      <w:proofErr w:type="spellStart"/>
      <w:r>
        <w:rPr>
          <w:sz w:val="28"/>
          <w:szCs w:val="28"/>
          <w:lang w:val="ro-RO"/>
        </w:rPr>
        <w:t>biti</w:t>
      </w:r>
      <w:proofErr w:type="spellEnd"/>
      <w:r>
        <w:rPr>
          <w:sz w:val="28"/>
          <w:szCs w:val="28"/>
          <w:lang w:val="ro-RO"/>
        </w:rPr>
        <w:t xml:space="preserve"> in care se retine adresa cardului utilizat.</w:t>
      </w:r>
    </w:p>
    <w:p w14:paraId="7C14A753" w14:textId="16573CEB" w:rsidR="00E96D72" w:rsidRDefault="00E96D72" w:rsidP="00B60220">
      <w:pPr>
        <w:pStyle w:val="Listparagraf"/>
        <w:numPr>
          <w:ilvl w:val="0"/>
          <w:numId w:val="38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OP – vector de 2 </w:t>
      </w:r>
      <w:proofErr w:type="spellStart"/>
      <w:r>
        <w:rPr>
          <w:sz w:val="28"/>
          <w:szCs w:val="28"/>
          <w:lang w:val="ro-RO"/>
        </w:rPr>
        <w:t>biti</w:t>
      </w:r>
      <w:proofErr w:type="spellEnd"/>
      <w:r>
        <w:rPr>
          <w:sz w:val="28"/>
          <w:szCs w:val="28"/>
          <w:lang w:val="ro-RO"/>
        </w:rPr>
        <w:t xml:space="preserve"> care </w:t>
      </w:r>
      <w:proofErr w:type="spellStart"/>
      <w:r>
        <w:rPr>
          <w:sz w:val="28"/>
          <w:szCs w:val="28"/>
          <w:lang w:val="ro-RO"/>
        </w:rPr>
        <w:t>reprezinta</w:t>
      </w:r>
      <w:proofErr w:type="spellEnd"/>
      <w:r>
        <w:rPr>
          <w:sz w:val="28"/>
          <w:szCs w:val="28"/>
          <w:lang w:val="ro-RO"/>
        </w:rPr>
        <w:t xml:space="preserve"> </w:t>
      </w:r>
      <w:proofErr w:type="spellStart"/>
      <w:r>
        <w:rPr>
          <w:sz w:val="28"/>
          <w:szCs w:val="28"/>
          <w:lang w:val="ro-RO"/>
        </w:rPr>
        <w:t>operatia</w:t>
      </w:r>
      <w:proofErr w:type="spellEnd"/>
      <w:r>
        <w:rPr>
          <w:sz w:val="28"/>
          <w:szCs w:val="28"/>
          <w:lang w:val="ro-RO"/>
        </w:rPr>
        <w:t xml:space="preserve"> aleasa. </w:t>
      </w:r>
    </w:p>
    <w:p w14:paraId="2BC8BE1E" w14:textId="23D2E4C5" w:rsidR="00E96D72" w:rsidRDefault="00E96D72" w:rsidP="00B60220">
      <w:pPr>
        <w:pStyle w:val="Listparagraf"/>
        <w:numPr>
          <w:ilvl w:val="0"/>
          <w:numId w:val="38"/>
        </w:numPr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lastRenderedPageBreak/>
        <w:t>Bancnota_introdusa</w:t>
      </w:r>
      <w:proofErr w:type="spellEnd"/>
      <w:r>
        <w:rPr>
          <w:sz w:val="28"/>
          <w:szCs w:val="28"/>
          <w:lang w:val="ro-RO"/>
        </w:rPr>
        <w:t xml:space="preserve"> – vector de 9 </w:t>
      </w:r>
      <w:proofErr w:type="spellStart"/>
      <w:r>
        <w:rPr>
          <w:sz w:val="28"/>
          <w:szCs w:val="28"/>
          <w:lang w:val="ro-RO"/>
        </w:rPr>
        <w:t>biti</w:t>
      </w:r>
      <w:proofErr w:type="spellEnd"/>
      <w:r>
        <w:rPr>
          <w:sz w:val="28"/>
          <w:szCs w:val="28"/>
          <w:lang w:val="ro-RO"/>
        </w:rPr>
        <w:t xml:space="preserve"> pentru a identifica tipul bancnotei introduse, folosita doar la </w:t>
      </w:r>
      <w:proofErr w:type="spellStart"/>
      <w:r>
        <w:rPr>
          <w:sz w:val="28"/>
          <w:szCs w:val="28"/>
          <w:lang w:val="ro-RO"/>
        </w:rPr>
        <w:t>operatia</w:t>
      </w:r>
      <w:proofErr w:type="spellEnd"/>
      <w:r>
        <w:rPr>
          <w:sz w:val="28"/>
          <w:szCs w:val="28"/>
          <w:lang w:val="ro-RO"/>
        </w:rPr>
        <w:t xml:space="preserve"> de depunere.</w:t>
      </w:r>
    </w:p>
    <w:p w14:paraId="6C9F1A87" w14:textId="2EC9A4E4" w:rsidR="00E96D72" w:rsidRDefault="00E96D72" w:rsidP="00E96D72">
      <w:pPr>
        <w:pStyle w:val="Listparagraf"/>
        <w:rPr>
          <w:sz w:val="28"/>
          <w:szCs w:val="28"/>
          <w:lang w:val="ro-RO"/>
        </w:rPr>
      </w:pPr>
    </w:p>
    <w:p w14:paraId="08C79A05" w14:textId="30A7786B" w:rsidR="00E96D72" w:rsidRPr="00E96D72" w:rsidRDefault="00E96D72" w:rsidP="00E96D72">
      <w:pPr>
        <w:rPr>
          <w:sz w:val="28"/>
          <w:szCs w:val="28"/>
          <w:lang w:val="ro-RO"/>
        </w:rPr>
      </w:pPr>
      <w:proofErr w:type="spellStart"/>
      <w:r w:rsidRPr="00E96D72">
        <w:rPr>
          <w:sz w:val="28"/>
          <w:szCs w:val="28"/>
          <w:lang w:val="ro-RO"/>
        </w:rPr>
        <w:t>Iesiri</w:t>
      </w:r>
      <w:proofErr w:type="spellEnd"/>
      <w:r w:rsidRPr="00E96D72">
        <w:rPr>
          <w:sz w:val="28"/>
          <w:szCs w:val="28"/>
          <w:lang w:val="ro-RO"/>
        </w:rPr>
        <w:t>:</w:t>
      </w:r>
    </w:p>
    <w:p w14:paraId="52B2108E" w14:textId="69ABD87C" w:rsidR="00E96D72" w:rsidRDefault="00E96D72" w:rsidP="00B60220">
      <w:pPr>
        <w:pStyle w:val="Listparagraf"/>
        <w:numPr>
          <w:ilvl w:val="0"/>
          <w:numId w:val="38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Anod, Catod – pentru </w:t>
      </w:r>
      <w:proofErr w:type="spellStart"/>
      <w:r>
        <w:rPr>
          <w:sz w:val="28"/>
          <w:szCs w:val="28"/>
          <w:lang w:val="ro-RO"/>
        </w:rPr>
        <w:t>afisare</w:t>
      </w:r>
      <w:proofErr w:type="spellEnd"/>
      <w:r>
        <w:rPr>
          <w:sz w:val="28"/>
          <w:szCs w:val="28"/>
          <w:lang w:val="ro-RO"/>
        </w:rPr>
        <w:t>.</w:t>
      </w:r>
    </w:p>
    <w:p w14:paraId="009D0B9B" w14:textId="4326E21E" w:rsidR="00E96D72" w:rsidRDefault="00E96D72" w:rsidP="00B60220">
      <w:pPr>
        <w:pStyle w:val="Listparagraf"/>
        <w:numPr>
          <w:ilvl w:val="0"/>
          <w:numId w:val="38"/>
        </w:numPr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t>Eliberare_card</w:t>
      </w:r>
      <w:proofErr w:type="spellEnd"/>
      <w:r>
        <w:rPr>
          <w:sz w:val="28"/>
          <w:szCs w:val="28"/>
          <w:lang w:val="ro-RO"/>
        </w:rPr>
        <w:t xml:space="preserve">, </w:t>
      </w:r>
      <w:proofErr w:type="spellStart"/>
      <w:r>
        <w:rPr>
          <w:sz w:val="28"/>
          <w:szCs w:val="28"/>
          <w:lang w:val="ro-RO"/>
        </w:rPr>
        <w:t>eliberare_chitanta</w:t>
      </w:r>
      <w:proofErr w:type="spellEnd"/>
      <w:r>
        <w:rPr>
          <w:sz w:val="28"/>
          <w:szCs w:val="28"/>
          <w:lang w:val="ro-RO"/>
        </w:rPr>
        <w:t xml:space="preserve">, </w:t>
      </w:r>
      <w:proofErr w:type="spellStart"/>
      <w:r>
        <w:rPr>
          <w:sz w:val="28"/>
          <w:szCs w:val="28"/>
          <w:lang w:val="ro-RO"/>
        </w:rPr>
        <w:t>eliberare_numerar</w:t>
      </w:r>
      <w:proofErr w:type="spellEnd"/>
      <w:r>
        <w:rPr>
          <w:sz w:val="28"/>
          <w:szCs w:val="28"/>
          <w:lang w:val="ro-RO"/>
        </w:rPr>
        <w:t>.</w:t>
      </w:r>
    </w:p>
    <w:p w14:paraId="45BD706A" w14:textId="393A87EA" w:rsidR="00E96D72" w:rsidRDefault="00E96D72" w:rsidP="00E96D72">
      <w:pPr>
        <w:rPr>
          <w:sz w:val="28"/>
          <w:szCs w:val="28"/>
          <w:lang w:val="ro-RO"/>
        </w:rPr>
      </w:pPr>
    </w:p>
    <w:p w14:paraId="157CF94C" w14:textId="19EA2069" w:rsidR="00E96D72" w:rsidRDefault="00E96D72" w:rsidP="00E96D72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Semnale interne:</w:t>
      </w:r>
    </w:p>
    <w:p w14:paraId="45EA1BD5" w14:textId="16C3896D" w:rsidR="00E96D72" w:rsidRDefault="00E96D72" w:rsidP="00E96D72">
      <w:pPr>
        <w:pStyle w:val="Listparagraf"/>
        <w:numPr>
          <w:ilvl w:val="0"/>
          <w:numId w:val="39"/>
        </w:numPr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t>An_exp</w:t>
      </w:r>
      <w:proofErr w:type="spellEnd"/>
      <w:r>
        <w:rPr>
          <w:sz w:val="28"/>
          <w:szCs w:val="28"/>
          <w:lang w:val="ro-RO"/>
        </w:rPr>
        <w:t xml:space="preserve"> – vector de 11 </w:t>
      </w:r>
      <w:proofErr w:type="spellStart"/>
      <w:r>
        <w:rPr>
          <w:sz w:val="28"/>
          <w:szCs w:val="28"/>
          <w:lang w:val="ro-RO"/>
        </w:rPr>
        <w:t>biti</w:t>
      </w:r>
      <w:proofErr w:type="spellEnd"/>
      <w:r>
        <w:rPr>
          <w:sz w:val="28"/>
          <w:szCs w:val="28"/>
          <w:lang w:val="ro-RO"/>
        </w:rPr>
        <w:t xml:space="preserve"> pentru anul </w:t>
      </w:r>
      <w:proofErr w:type="spellStart"/>
      <w:r>
        <w:rPr>
          <w:sz w:val="28"/>
          <w:szCs w:val="28"/>
          <w:lang w:val="ro-RO"/>
        </w:rPr>
        <w:t>expirarii</w:t>
      </w:r>
      <w:proofErr w:type="spellEnd"/>
      <w:r>
        <w:rPr>
          <w:sz w:val="28"/>
          <w:szCs w:val="28"/>
          <w:lang w:val="ro-RO"/>
        </w:rPr>
        <w:t xml:space="preserve"> cardului.</w:t>
      </w:r>
    </w:p>
    <w:p w14:paraId="667BD052" w14:textId="1DAF4037" w:rsidR="00E96D72" w:rsidRDefault="00E96D72" w:rsidP="00E96D72">
      <w:pPr>
        <w:pStyle w:val="Listparagraf"/>
        <w:numPr>
          <w:ilvl w:val="0"/>
          <w:numId w:val="39"/>
        </w:numPr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t>Luna_exp</w:t>
      </w:r>
      <w:proofErr w:type="spellEnd"/>
      <w:r>
        <w:rPr>
          <w:sz w:val="28"/>
          <w:szCs w:val="28"/>
          <w:lang w:val="ro-RO"/>
        </w:rPr>
        <w:t xml:space="preserve"> – vector de 4 </w:t>
      </w:r>
      <w:proofErr w:type="spellStart"/>
      <w:r>
        <w:rPr>
          <w:sz w:val="28"/>
          <w:szCs w:val="28"/>
          <w:lang w:val="ro-RO"/>
        </w:rPr>
        <w:t>biti</w:t>
      </w:r>
      <w:proofErr w:type="spellEnd"/>
      <w:r>
        <w:rPr>
          <w:sz w:val="28"/>
          <w:szCs w:val="28"/>
          <w:lang w:val="ro-RO"/>
        </w:rPr>
        <w:t xml:space="preserve"> pentru luna </w:t>
      </w:r>
      <w:proofErr w:type="spellStart"/>
      <w:r>
        <w:rPr>
          <w:sz w:val="28"/>
          <w:szCs w:val="28"/>
          <w:lang w:val="ro-RO"/>
        </w:rPr>
        <w:t>expirarii</w:t>
      </w:r>
      <w:proofErr w:type="spellEnd"/>
      <w:r>
        <w:rPr>
          <w:sz w:val="28"/>
          <w:szCs w:val="28"/>
          <w:lang w:val="ro-RO"/>
        </w:rPr>
        <w:t xml:space="preserve"> cardului.</w:t>
      </w:r>
    </w:p>
    <w:p w14:paraId="673F405D" w14:textId="502B698F" w:rsidR="00E96D72" w:rsidRDefault="00E96D72" w:rsidP="00E96D72">
      <w:pPr>
        <w:pStyle w:val="Listparagraf"/>
        <w:numPr>
          <w:ilvl w:val="0"/>
          <w:numId w:val="39"/>
        </w:numPr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t>Data_ok</w:t>
      </w:r>
      <w:proofErr w:type="spellEnd"/>
      <w:r>
        <w:rPr>
          <w:sz w:val="28"/>
          <w:szCs w:val="28"/>
          <w:lang w:val="ro-RO"/>
        </w:rPr>
        <w:t xml:space="preserve"> – ne spune daca cardul este expirat sau nu.</w:t>
      </w:r>
    </w:p>
    <w:p w14:paraId="2C7D6512" w14:textId="0C5CF700" w:rsidR="00E96D72" w:rsidRDefault="00E96D72" w:rsidP="00E96D72">
      <w:pPr>
        <w:pStyle w:val="Listparagraf"/>
        <w:numPr>
          <w:ilvl w:val="0"/>
          <w:numId w:val="39"/>
        </w:numPr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t>Suma_ok</w:t>
      </w:r>
      <w:proofErr w:type="spellEnd"/>
      <w:r>
        <w:rPr>
          <w:sz w:val="28"/>
          <w:szCs w:val="28"/>
          <w:lang w:val="ro-RO"/>
        </w:rPr>
        <w:t xml:space="preserve"> – ne spune daca suma introdusa poate fi extrasa</w:t>
      </w:r>
      <w:r w:rsidR="00847649">
        <w:rPr>
          <w:sz w:val="28"/>
          <w:szCs w:val="28"/>
          <w:lang w:val="ro-RO"/>
        </w:rPr>
        <w:t xml:space="preserve"> si daca exista pe card. </w:t>
      </w:r>
    </w:p>
    <w:p w14:paraId="657C6FE6" w14:textId="27626146" w:rsidR="001D47F7" w:rsidRDefault="001D47F7" w:rsidP="00E96D72">
      <w:pPr>
        <w:pStyle w:val="Listparagraf"/>
        <w:numPr>
          <w:ilvl w:val="0"/>
          <w:numId w:val="39"/>
        </w:numPr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t>Suma_da</w:t>
      </w:r>
      <w:proofErr w:type="spellEnd"/>
      <w:r>
        <w:rPr>
          <w:sz w:val="28"/>
          <w:szCs w:val="28"/>
          <w:lang w:val="ro-RO"/>
        </w:rPr>
        <w:t xml:space="preserve"> – </w:t>
      </w:r>
      <w:r w:rsidR="003325E3">
        <w:rPr>
          <w:sz w:val="28"/>
          <w:szCs w:val="28"/>
          <w:lang w:val="ro-RO"/>
        </w:rPr>
        <w:t xml:space="preserve">daca exista pe card, </w:t>
      </w:r>
      <w:proofErr w:type="spellStart"/>
      <w:r>
        <w:rPr>
          <w:sz w:val="28"/>
          <w:szCs w:val="28"/>
          <w:lang w:val="ro-RO"/>
        </w:rPr>
        <w:t>enable</w:t>
      </w:r>
      <w:proofErr w:type="spellEnd"/>
      <w:r>
        <w:rPr>
          <w:sz w:val="28"/>
          <w:szCs w:val="28"/>
          <w:lang w:val="ro-RO"/>
        </w:rPr>
        <w:t xml:space="preserve"> pentru </w:t>
      </w:r>
      <w:proofErr w:type="spellStart"/>
      <w:r>
        <w:rPr>
          <w:sz w:val="28"/>
          <w:szCs w:val="28"/>
          <w:lang w:val="ro-RO"/>
        </w:rPr>
        <w:t>scaderea</w:t>
      </w:r>
      <w:proofErr w:type="spellEnd"/>
      <w:r>
        <w:rPr>
          <w:sz w:val="28"/>
          <w:szCs w:val="28"/>
          <w:lang w:val="ro-RO"/>
        </w:rPr>
        <w:t xml:space="preserve"> bancnotelor.</w:t>
      </w:r>
    </w:p>
    <w:p w14:paraId="23E56597" w14:textId="6D653D2B" w:rsidR="001D47F7" w:rsidRPr="001D47F7" w:rsidRDefault="001D47F7" w:rsidP="001D47F7">
      <w:pPr>
        <w:pStyle w:val="Listparagraf"/>
        <w:numPr>
          <w:ilvl w:val="0"/>
          <w:numId w:val="39"/>
        </w:numPr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t>Banc_ok</w:t>
      </w:r>
      <w:proofErr w:type="spellEnd"/>
      <w:r>
        <w:rPr>
          <w:sz w:val="28"/>
          <w:szCs w:val="28"/>
          <w:lang w:val="ro-RO"/>
        </w:rPr>
        <w:t xml:space="preserve"> – ne spune daca </w:t>
      </w:r>
      <w:r w:rsidR="003325E3">
        <w:rPr>
          <w:sz w:val="28"/>
          <w:szCs w:val="28"/>
          <w:lang w:val="ro-RO"/>
        </w:rPr>
        <w:t>exista bancnotele necesare pentru extragerea sumei.</w:t>
      </w:r>
    </w:p>
    <w:p w14:paraId="31036745" w14:textId="58D48015" w:rsidR="001D47F7" w:rsidRDefault="001D47F7" w:rsidP="00E96D72">
      <w:pPr>
        <w:pStyle w:val="Listparagraf"/>
        <w:numPr>
          <w:ilvl w:val="0"/>
          <w:numId w:val="39"/>
        </w:numPr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t>Scad_ok</w:t>
      </w:r>
      <w:proofErr w:type="spellEnd"/>
      <w:r>
        <w:rPr>
          <w:sz w:val="28"/>
          <w:szCs w:val="28"/>
          <w:lang w:val="ro-RO"/>
        </w:rPr>
        <w:t xml:space="preserve"> – ne spune daca </w:t>
      </w:r>
      <w:proofErr w:type="spellStart"/>
      <w:r>
        <w:rPr>
          <w:sz w:val="28"/>
          <w:szCs w:val="28"/>
          <w:lang w:val="ro-RO"/>
        </w:rPr>
        <w:t>scaderea</w:t>
      </w:r>
      <w:proofErr w:type="spellEnd"/>
      <w:r>
        <w:rPr>
          <w:sz w:val="28"/>
          <w:szCs w:val="28"/>
          <w:lang w:val="ro-RO"/>
        </w:rPr>
        <w:t xml:space="preserve"> soldului a fost efectuata cu succes.</w:t>
      </w:r>
    </w:p>
    <w:p w14:paraId="6B429B7D" w14:textId="2B59FAFC" w:rsidR="001D47F7" w:rsidRDefault="001D47F7" w:rsidP="00E96D72">
      <w:pPr>
        <w:pStyle w:val="Listparagraf"/>
        <w:numPr>
          <w:ilvl w:val="0"/>
          <w:numId w:val="39"/>
        </w:numPr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t>Bancnota_ok</w:t>
      </w:r>
      <w:proofErr w:type="spellEnd"/>
      <w:r>
        <w:rPr>
          <w:sz w:val="28"/>
          <w:szCs w:val="28"/>
          <w:lang w:val="ro-RO"/>
        </w:rPr>
        <w:t xml:space="preserve"> – ne spune daca decodificarea bancnotelor a fost efectuata cu succes.</w:t>
      </w:r>
    </w:p>
    <w:p w14:paraId="35FE7216" w14:textId="4317B4CD" w:rsidR="001D47F7" w:rsidRDefault="007E685E" w:rsidP="00E96D72">
      <w:pPr>
        <w:pStyle w:val="Listparagraf"/>
        <w:numPr>
          <w:ilvl w:val="0"/>
          <w:numId w:val="39"/>
        </w:numPr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t>Pin_dat</w:t>
      </w:r>
      <w:proofErr w:type="spellEnd"/>
      <w:r>
        <w:rPr>
          <w:sz w:val="28"/>
          <w:szCs w:val="28"/>
          <w:lang w:val="ro-RO"/>
        </w:rPr>
        <w:t xml:space="preserve"> – pinul </w:t>
      </w:r>
      <w:proofErr w:type="spellStart"/>
      <w:r>
        <w:rPr>
          <w:sz w:val="28"/>
          <w:szCs w:val="28"/>
          <w:lang w:val="ro-RO"/>
        </w:rPr>
        <w:t>iesit</w:t>
      </w:r>
      <w:proofErr w:type="spellEnd"/>
      <w:r>
        <w:rPr>
          <w:sz w:val="28"/>
          <w:szCs w:val="28"/>
          <w:lang w:val="ro-RO"/>
        </w:rPr>
        <w:t xml:space="preserve"> din memoria RAM</w:t>
      </w:r>
      <w:r w:rsidR="00F1076E">
        <w:rPr>
          <w:sz w:val="28"/>
          <w:szCs w:val="28"/>
          <w:lang w:val="ro-RO"/>
        </w:rPr>
        <w:t xml:space="preserve"> si folosit la compararea celui vechi cu cel nou.</w:t>
      </w:r>
    </w:p>
    <w:p w14:paraId="59E39887" w14:textId="0633FC65" w:rsidR="007E685E" w:rsidRDefault="00F1076E" w:rsidP="00C40332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t>Pin_nou</w:t>
      </w:r>
      <w:proofErr w:type="spellEnd"/>
      <w:r>
        <w:rPr>
          <w:sz w:val="28"/>
          <w:szCs w:val="28"/>
          <w:lang w:val="ro-RO"/>
        </w:rPr>
        <w:t xml:space="preserve"> – pinul care trebuie schimbat in memoria RAM si pinul asamblat. </w:t>
      </w:r>
    </w:p>
    <w:p w14:paraId="163FB114" w14:textId="1DA9CA90" w:rsidR="00C40332" w:rsidRDefault="00F1076E" w:rsidP="00C40332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Pin_nou1 – pinul schimbat </w:t>
      </w:r>
      <w:proofErr w:type="spellStart"/>
      <w:r>
        <w:rPr>
          <w:sz w:val="28"/>
          <w:szCs w:val="28"/>
          <w:lang w:val="ro-RO"/>
        </w:rPr>
        <w:t>dupa</w:t>
      </w:r>
      <w:proofErr w:type="spellEnd"/>
      <w:r>
        <w:rPr>
          <w:sz w:val="28"/>
          <w:szCs w:val="28"/>
          <w:lang w:val="ro-RO"/>
        </w:rPr>
        <w:t xml:space="preserve"> </w:t>
      </w:r>
      <w:proofErr w:type="spellStart"/>
      <w:r>
        <w:rPr>
          <w:sz w:val="28"/>
          <w:szCs w:val="28"/>
          <w:lang w:val="ro-RO"/>
        </w:rPr>
        <w:t>operatia</w:t>
      </w:r>
      <w:proofErr w:type="spellEnd"/>
      <w:r>
        <w:rPr>
          <w:sz w:val="28"/>
          <w:szCs w:val="28"/>
          <w:lang w:val="ro-RO"/>
        </w:rPr>
        <w:t xml:space="preserve"> 2.</w:t>
      </w:r>
    </w:p>
    <w:p w14:paraId="15CCBDF2" w14:textId="0D4076B0" w:rsidR="00F1076E" w:rsidRDefault="00F1076E" w:rsidP="00C40332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t>Pin_ok</w:t>
      </w:r>
      <w:proofErr w:type="spellEnd"/>
      <w:r>
        <w:rPr>
          <w:sz w:val="28"/>
          <w:szCs w:val="28"/>
          <w:lang w:val="ro-RO"/>
        </w:rPr>
        <w:t xml:space="preserve"> – ne spune daca pinul a fost schimbat cu succes si </w:t>
      </w:r>
      <w:proofErr w:type="spellStart"/>
      <w:r>
        <w:rPr>
          <w:sz w:val="28"/>
          <w:szCs w:val="28"/>
          <w:lang w:val="ro-RO"/>
        </w:rPr>
        <w:t>activeaza</w:t>
      </w:r>
      <w:proofErr w:type="spellEnd"/>
      <w:r>
        <w:rPr>
          <w:sz w:val="28"/>
          <w:szCs w:val="28"/>
          <w:lang w:val="ro-RO"/>
        </w:rPr>
        <w:t xml:space="preserve"> demultiplexorul pentru selectarea </w:t>
      </w:r>
      <w:proofErr w:type="spellStart"/>
      <w:r>
        <w:rPr>
          <w:sz w:val="28"/>
          <w:szCs w:val="28"/>
          <w:lang w:val="ro-RO"/>
        </w:rPr>
        <w:t>operatiei</w:t>
      </w:r>
      <w:proofErr w:type="spellEnd"/>
      <w:r>
        <w:rPr>
          <w:sz w:val="28"/>
          <w:szCs w:val="28"/>
          <w:lang w:val="ro-RO"/>
        </w:rPr>
        <w:t>.</w:t>
      </w:r>
    </w:p>
    <w:p w14:paraId="7D15E426" w14:textId="57E44E50" w:rsidR="006F33C2" w:rsidRDefault="006F33C2" w:rsidP="00C40332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PIN – pinul rezultat </w:t>
      </w:r>
      <w:proofErr w:type="spellStart"/>
      <w:r>
        <w:rPr>
          <w:sz w:val="28"/>
          <w:szCs w:val="28"/>
          <w:lang w:val="ro-RO"/>
        </w:rPr>
        <w:t>dupa</w:t>
      </w:r>
      <w:proofErr w:type="spellEnd"/>
      <w:r>
        <w:rPr>
          <w:sz w:val="28"/>
          <w:szCs w:val="28"/>
          <w:lang w:val="ro-RO"/>
        </w:rPr>
        <w:t xml:space="preserve"> asamblare.</w:t>
      </w:r>
    </w:p>
    <w:p w14:paraId="12BC3A89" w14:textId="1FA46335" w:rsidR="00F1076E" w:rsidRDefault="00F1076E" w:rsidP="00C40332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O1, O2, O3, O4 – cele 4 </w:t>
      </w:r>
      <w:proofErr w:type="spellStart"/>
      <w:r>
        <w:rPr>
          <w:sz w:val="28"/>
          <w:szCs w:val="28"/>
          <w:lang w:val="ro-RO"/>
        </w:rPr>
        <w:t>operatii</w:t>
      </w:r>
      <w:proofErr w:type="spellEnd"/>
      <w:r>
        <w:rPr>
          <w:sz w:val="28"/>
          <w:szCs w:val="28"/>
          <w:lang w:val="ro-RO"/>
        </w:rPr>
        <w:t>: interogare sold, schimbare pin, extragere numerar, depunere numerar.</w:t>
      </w:r>
    </w:p>
    <w:p w14:paraId="007EA267" w14:textId="2B4E2DDF" w:rsidR="00F1076E" w:rsidRDefault="00F1076E" w:rsidP="00C40332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lastRenderedPageBreak/>
        <w:t>Suma_exist</w:t>
      </w:r>
      <w:proofErr w:type="spellEnd"/>
      <w:r>
        <w:rPr>
          <w:sz w:val="28"/>
          <w:szCs w:val="28"/>
          <w:lang w:val="ro-RO"/>
        </w:rPr>
        <w:t xml:space="preserve"> – </w:t>
      </w:r>
      <w:proofErr w:type="spellStart"/>
      <w:r>
        <w:rPr>
          <w:sz w:val="28"/>
          <w:szCs w:val="28"/>
          <w:lang w:val="ro-RO"/>
        </w:rPr>
        <w:t>iesirea</w:t>
      </w:r>
      <w:proofErr w:type="spellEnd"/>
      <w:r>
        <w:rPr>
          <w:sz w:val="28"/>
          <w:szCs w:val="28"/>
          <w:lang w:val="ro-RO"/>
        </w:rPr>
        <w:t xml:space="preserve"> memoriei RAM pentru sold, in care e </w:t>
      </w:r>
      <w:proofErr w:type="spellStart"/>
      <w:r>
        <w:rPr>
          <w:sz w:val="28"/>
          <w:szCs w:val="28"/>
          <w:lang w:val="ro-RO"/>
        </w:rPr>
        <w:t>retinut</w:t>
      </w:r>
      <w:proofErr w:type="spellEnd"/>
      <w:r>
        <w:rPr>
          <w:sz w:val="28"/>
          <w:szCs w:val="28"/>
          <w:lang w:val="ro-RO"/>
        </w:rPr>
        <w:t xml:space="preserve"> soldul total de pe card</w:t>
      </w:r>
      <w:r w:rsidR="001141CA">
        <w:rPr>
          <w:sz w:val="28"/>
          <w:szCs w:val="28"/>
          <w:lang w:val="ro-RO"/>
        </w:rPr>
        <w:t>.</w:t>
      </w:r>
    </w:p>
    <w:p w14:paraId="71428160" w14:textId="588F4868" w:rsidR="001141CA" w:rsidRDefault="001141CA" w:rsidP="00C40332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t>Suma_noua</w:t>
      </w:r>
      <w:proofErr w:type="spellEnd"/>
      <w:r>
        <w:rPr>
          <w:sz w:val="28"/>
          <w:szCs w:val="28"/>
          <w:lang w:val="ro-RO"/>
        </w:rPr>
        <w:t xml:space="preserve"> – </w:t>
      </w:r>
      <w:r w:rsidR="00261C26">
        <w:rPr>
          <w:sz w:val="28"/>
          <w:szCs w:val="28"/>
          <w:lang w:val="ro-RO"/>
        </w:rPr>
        <w:t xml:space="preserve">introduce noua suma </w:t>
      </w:r>
      <w:proofErr w:type="spellStart"/>
      <w:r w:rsidR="00261C26">
        <w:rPr>
          <w:sz w:val="28"/>
          <w:szCs w:val="28"/>
          <w:lang w:val="ro-RO"/>
        </w:rPr>
        <w:t>dupa</w:t>
      </w:r>
      <w:proofErr w:type="spellEnd"/>
      <w:r w:rsidR="00261C26">
        <w:rPr>
          <w:sz w:val="28"/>
          <w:szCs w:val="28"/>
          <w:lang w:val="ro-RO"/>
        </w:rPr>
        <w:t xml:space="preserve"> extragere in memorie.</w:t>
      </w:r>
    </w:p>
    <w:p w14:paraId="74B684E7" w14:textId="739EA561" w:rsidR="001141CA" w:rsidRDefault="001141CA" w:rsidP="00C40332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t>Sold_nou</w:t>
      </w:r>
      <w:proofErr w:type="spellEnd"/>
      <w:r>
        <w:rPr>
          <w:sz w:val="28"/>
          <w:szCs w:val="28"/>
          <w:lang w:val="ro-RO"/>
        </w:rPr>
        <w:t xml:space="preserve"> – </w:t>
      </w:r>
      <w:proofErr w:type="spellStart"/>
      <w:r>
        <w:rPr>
          <w:sz w:val="28"/>
          <w:szCs w:val="28"/>
          <w:lang w:val="ro-RO"/>
        </w:rPr>
        <w:t>retinut</w:t>
      </w:r>
      <w:proofErr w:type="spellEnd"/>
      <w:r>
        <w:rPr>
          <w:sz w:val="28"/>
          <w:szCs w:val="28"/>
          <w:lang w:val="ro-RO"/>
        </w:rPr>
        <w:t xml:space="preserve"> soldul nou </w:t>
      </w:r>
      <w:proofErr w:type="spellStart"/>
      <w:r>
        <w:rPr>
          <w:sz w:val="28"/>
          <w:szCs w:val="28"/>
          <w:lang w:val="ro-RO"/>
        </w:rPr>
        <w:t>dupa</w:t>
      </w:r>
      <w:proofErr w:type="spellEnd"/>
      <w:r>
        <w:rPr>
          <w:sz w:val="28"/>
          <w:szCs w:val="28"/>
          <w:lang w:val="ro-RO"/>
        </w:rPr>
        <w:t xml:space="preserve"> </w:t>
      </w:r>
      <w:proofErr w:type="spellStart"/>
      <w:r>
        <w:rPr>
          <w:sz w:val="28"/>
          <w:szCs w:val="28"/>
          <w:lang w:val="ro-RO"/>
        </w:rPr>
        <w:t>operati</w:t>
      </w:r>
      <w:r w:rsidR="00261C26">
        <w:rPr>
          <w:sz w:val="28"/>
          <w:szCs w:val="28"/>
          <w:lang w:val="ro-RO"/>
        </w:rPr>
        <w:t>a</w:t>
      </w:r>
      <w:proofErr w:type="spellEnd"/>
      <w:r w:rsidR="00261C26">
        <w:rPr>
          <w:sz w:val="28"/>
          <w:szCs w:val="28"/>
          <w:lang w:val="ro-RO"/>
        </w:rPr>
        <w:t xml:space="preserve"> de adunare.</w:t>
      </w:r>
    </w:p>
    <w:p w14:paraId="3AAD63F7" w14:textId="185E55C6" w:rsidR="001141CA" w:rsidRDefault="001141CA" w:rsidP="00C40332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t>Suma_existenta</w:t>
      </w:r>
      <w:proofErr w:type="spellEnd"/>
      <w:r>
        <w:rPr>
          <w:sz w:val="28"/>
          <w:szCs w:val="28"/>
          <w:lang w:val="ro-RO"/>
        </w:rPr>
        <w:t xml:space="preserve"> – suma folosita pentru decodificare.</w:t>
      </w:r>
    </w:p>
    <w:p w14:paraId="760D5B9A" w14:textId="69EC553C" w:rsidR="006F33C2" w:rsidRDefault="006F33C2" w:rsidP="00C40332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t>Suma_ceruta</w:t>
      </w:r>
      <w:proofErr w:type="spellEnd"/>
      <w:r>
        <w:rPr>
          <w:sz w:val="28"/>
          <w:szCs w:val="28"/>
          <w:lang w:val="ro-RO"/>
        </w:rPr>
        <w:t xml:space="preserve"> – </w:t>
      </w:r>
      <w:r w:rsidR="0089147A">
        <w:rPr>
          <w:sz w:val="28"/>
          <w:szCs w:val="28"/>
          <w:lang w:val="ro-RO"/>
        </w:rPr>
        <w:t xml:space="preserve">suma ceruta de utilizator, folosita pentru comparare. </w:t>
      </w:r>
    </w:p>
    <w:p w14:paraId="31A3F490" w14:textId="7D8550FE" w:rsidR="001141CA" w:rsidRDefault="001141CA" w:rsidP="00C40332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Suma_exist1 – soldul existent </w:t>
      </w:r>
      <w:proofErr w:type="spellStart"/>
      <w:r>
        <w:rPr>
          <w:sz w:val="28"/>
          <w:szCs w:val="28"/>
          <w:lang w:val="ro-RO"/>
        </w:rPr>
        <w:t>dupa</w:t>
      </w:r>
      <w:proofErr w:type="spellEnd"/>
      <w:r>
        <w:rPr>
          <w:sz w:val="28"/>
          <w:szCs w:val="28"/>
          <w:lang w:val="ro-RO"/>
        </w:rPr>
        <w:t xml:space="preserve"> </w:t>
      </w:r>
      <w:proofErr w:type="spellStart"/>
      <w:r>
        <w:rPr>
          <w:sz w:val="28"/>
          <w:szCs w:val="28"/>
          <w:lang w:val="ro-RO"/>
        </w:rPr>
        <w:t>operatia</w:t>
      </w:r>
      <w:proofErr w:type="spellEnd"/>
      <w:r>
        <w:rPr>
          <w:sz w:val="28"/>
          <w:szCs w:val="28"/>
          <w:lang w:val="ro-RO"/>
        </w:rPr>
        <w:t xml:space="preserve"> de extragere.</w:t>
      </w:r>
    </w:p>
    <w:p w14:paraId="7E810A5E" w14:textId="65D585D1" w:rsidR="001141CA" w:rsidRDefault="001141CA" w:rsidP="00C40332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Suma_exist2- </w:t>
      </w:r>
      <w:r w:rsidR="00F60D1B">
        <w:rPr>
          <w:sz w:val="28"/>
          <w:szCs w:val="28"/>
          <w:lang w:val="ro-RO"/>
        </w:rPr>
        <w:t xml:space="preserve">suma de bani folosita la </w:t>
      </w:r>
      <w:proofErr w:type="spellStart"/>
      <w:r w:rsidR="00F60D1B">
        <w:rPr>
          <w:sz w:val="28"/>
          <w:szCs w:val="28"/>
          <w:lang w:val="ro-RO"/>
        </w:rPr>
        <w:t>operatia</w:t>
      </w:r>
      <w:proofErr w:type="spellEnd"/>
      <w:r w:rsidR="00F60D1B">
        <w:rPr>
          <w:sz w:val="28"/>
          <w:szCs w:val="28"/>
          <w:lang w:val="ro-RO"/>
        </w:rPr>
        <w:t xml:space="preserve"> de depunere.</w:t>
      </w:r>
    </w:p>
    <w:p w14:paraId="5749D12D" w14:textId="4EC41133" w:rsidR="00F60D1B" w:rsidRDefault="00F60D1B" w:rsidP="00F60D1B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Sold_exist1- soldul existent </w:t>
      </w:r>
      <w:proofErr w:type="spellStart"/>
      <w:r>
        <w:rPr>
          <w:sz w:val="28"/>
          <w:szCs w:val="28"/>
          <w:lang w:val="ro-RO"/>
        </w:rPr>
        <w:t>dupa</w:t>
      </w:r>
      <w:proofErr w:type="spellEnd"/>
      <w:r>
        <w:rPr>
          <w:sz w:val="28"/>
          <w:szCs w:val="28"/>
          <w:lang w:val="ro-RO"/>
        </w:rPr>
        <w:t xml:space="preserve"> </w:t>
      </w:r>
      <w:proofErr w:type="spellStart"/>
      <w:r>
        <w:rPr>
          <w:sz w:val="28"/>
          <w:szCs w:val="28"/>
          <w:lang w:val="ro-RO"/>
        </w:rPr>
        <w:t>operatia</w:t>
      </w:r>
      <w:proofErr w:type="spellEnd"/>
      <w:r>
        <w:rPr>
          <w:sz w:val="28"/>
          <w:szCs w:val="28"/>
          <w:lang w:val="ro-RO"/>
        </w:rPr>
        <w:t xml:space="preserve"> de depunere.</w:t>
      </w:r>
    </w:p>
    <w:p w14:paraId="771852CB" w14:textId="51AE66C8" w:rsidR="00F60D1B" w:rsidRPr="00F60D1B" w:rsidRDefault="00F60D1B" w:rsidP="00F60D1B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proofErr w:type="spellStart"/>
      <w:r w:rsidRPr="00F60D1B">
        <w:rPr>
          <w:sz w:val="28"/>
          <w:szCs w:val="28"/>
          <w:lang w:val="ro-RO"/>
        </w:rPr>
        <w:t>Dec_unit</w:t>
      </w:r>
      <w:proofErr w:type="spellEnd"/>
      <w:r w:rsidRPr="00F60D1B">
        <w:rPr>
          <w:sz w:val="28"/>
          <w:szCs w:val="28"/>
          <w:lang w:val="ro-RO"/>
        </w:rPr>
        <w:t xml:space="preserve">, </w:t>
      </w:r>
      <w:proofErr w:type="spellStart"/>
      <w:r w:rsidRPr="00F60D1B">
        <w:rPr>
          <w:sz w:val="28"/>
          <w:szCs w:val="28"/>
          <w:lang w:val="ro-RO"/>
        </w:rPr>
        <w:t>dec_zeci</w:t>
      </w:r>
      <w:proofErr w:type="spellEnd"/>
      <w:r w:rsidRPr="00F60D1B">
        <w:rPr>
          <w:sz w:val="28"/>
          <w:szCs w:val="28"/>
          <w:lang w:val="ro-RO"/>
        </w:rPr>
        <w:t xml:space="preserve">, </w:t>
      </w:r>
      <w:proofErr w:type="spellStart"/>
      <w:r w:rsidRPr="00F60D1B">
        <w:rPr>
          <w:sz w:val="28"/>
          <w:szCs w:val="28"/>
          <w:lang w:val="ro-RO"/>
        </w:rPr>
        <w:t>dec_sute</w:t>
      </w:r>
      <w:proofErr w:type="spellEnd"/>
      <w:r w:rsidRPr="00F60D1B">
        <w:rPr>
          <w:sz w:val="28"/>
          <w:szCs w:val="28"/>
          <w:lang w:val="ro-RO"/>
        </w:rPr>
        <w:t xml:space="preserve">, </w:t>
      </w:r>
      <w:proofErr w:type="spellStart"/>
      <w:r w:rsidRPr="00F60D1B">
        <w:rPr>
          <w:sz w:val="28"/>
          <w:szCs w:val="28"/>
          <w:lang w:val="ro-RO"/>
        </w:rPr>
        <w:t>dec_mii</w:t>
      </w:r>
      <w:proofErr w:type="spellEnd"/>
      <w:r w:rsidRPr="00F60D1B">
        <w:rPr>
          <w:sz w:val="28"/>
          <w:szCs w:val="28"/>
          <w:lang w:val="ro-RO"/>
        </w:rPr>
        <w:t xml:space="preserve"> – </w:t>
      </w:r>
      <w:r>
        <w:rPr>
          <w:sz w:val="28"/>
          <w:szCs w:val="28"/>
          <w:lang w:val="ro-RO"/>
        </w:rPr>
        <w:t>suma de bani decodificata.</w:t>
      </w:r>
    </w:p>
    <w:p w14:paraId="282A8F95" w14:textId="28EBC09E" w:rsidR="00F60D1B" w:rsidRDefault="00F60D1B" w:rsidP="00C40332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N5, N10, N20, N50, N100, N500 – sumele </w:t>
      </w:r>
      <w:proofErr w:type="spellStart"/>
      <w:r>
        <w:rPr>
          <w:sz w:val="28"/>
          <w:szCs w:val="28"/>
          <w:lang w:val="ro-RO"/>
        </w:rPr>
        <w:t>iesite</w:t>
      </w:r>
      <w:proofErr w:type="spellEnd"/>
      <w:r>
        <w:rPr>
          <w:sz w:val="28"/>
          <w:szCs w:val="28"/>
          <w:lang w:val="ro-RO"/>
        </w:rPr>
        <w:t xml:space="preserve"> din </w:t>
      </w:r>
      <w:proofErr w:type="spellStart"/>
      <w:r>
        <w:rPr>
          <w:sz w:val="28"/>
          <w:szCs w:val="28"/>
          <w:lang w:val="ro-RO"/>
        </w:rPr>
        <w:t>numaratoare</w:t>
      </w:r>
      <w:proofErr w:type="spellEnd"/>
      <w:r>
        <w:rPr>
          <w:sz w:val="28"/>
          <w:szCs w:val="28"/>
          <w:lang w:val="ro-RO"/>
        </w:rPr>
        <w:t>.</w:t>
      </w:r>
    </w:p>
    <w:p w14:paraId="7749303B" w14:textId="5017F538" w:rsidR="00F60D1B" w:rsidRDefault="00F60D1B" w:rsidP="00C40332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D5, D10, D20, D50, D100, D500 – datele introduse in </w:t>
      </w:r>
      <w:proofErr w:type="spellStart"/>
      <w:r>
        <w:rPr>
          <w:sz w:val="28"/>
          <w:szCs w:val="28"/>
          <w:lang w:val="ro-RO"/>
        </w:rPr>
        <w:t>numaratoare</w:t>
      </w:r>
      <w:proofErr w:type="spellEnd"/>
      <w:r w:rsidR="00261C26">
        <w:rPr>
          <w:sz w:val="28"/>
          <w:szCs w:val="28"/>
          <w:lang w:val="ro-RO"/>
        </w:rPr>
        <w:t xml:space="preserve"> (pentru </w:t>
      </w:r>
      <w:proofErr w:type="spellStart"/>
      <w:r w:rsidR="00261C26">
        <w:rPr>
          <w:sz w:val="28"/>
          <w:szCs w:val="28"/>
          <w:lang w:val="ro-RO"/>
        </w:rPr>
        <w:t>incarcare</w:t>
      </w:r>
      <w:proofErr w:type="spellEnd"/>
      <w:r w:rsidR="00261C26">
        <w:rPr>
          <w:sz w:val="28"/>
          <w:szCs w:val="28"/>
          <w:lang w:val="ro-RO"/>
        </w:rPr>
        <w:t xml:space="preserve"> paralela).</w:t>
      </w:r>
    </w:p>
    <w:p w14:paraId="56476A7D" w14:textId="41DD6AE7" w:rsidR="00F60D1B" w:rsidRDefault="00F60D1B" w:rsidP="00C40332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t>Banc_decod</w:t>
      </w:r>
      <w:proofErr w:type="spellEnd"/>
      <w:r>
        <w:rPr>
          <w:sz w:val="28"/>
          <w:szCs w:val="28"/>
          <w:lang w:val="ro-RO"/>
        </w:rPr>
        <w:t xml:space="preserve"> – bancnota </w:t>
      </w:r>
      <w:r w:rsidR="00261C26">
        <w:rPr>
          <w:sz w:val="28"/>
          <w:szCs w:val="28"/>
          <w:lang w:val="ro-RO"/>
        </w:rPr>
        <w:t>decodificata.</w:t>
      </w:r>
    </w:p>
    <w:p w14:paraId="06DDED3A" w14:textId="47EE3C83" w:rsidR="00F60D1B" w:rsidRDefault="00F60D1B" w:rsidP="00C40332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NR1, NR2, NR3, NR4, NR5, NR6 – </w:t>
      </w:r>
      <w:proofErr w:type="spellStart"/>
      <w:r>
        <w:rPr>
          <w:sz w:val="28"/>
          <w:szCs w:val="28"/>
          <w:lang w:val="ro-RO"/>
        </w:rPr>
        <w:t>iesirile</w:t>
      </w:r>
      <w:proofErr w:type="spellEnd"/>
      <w:r>
        <w:rPr>
          <w:sz w:val="28"/>
          <w:szCs w:val="28"/>
          <w:lang w:val="ro-RO"/>
        </w:rPr>
        <w:t xml:space="preserve"> demultiplexorului pentru bancnote si </w:t>
      </w:r>
      <w:proofErr w:type="spellStart"/>
      <w:r>
        <w:rPr>
          <w:sz w:val="28"/>
          <w:szCs w:val="28"/>
          <w:lang w:val="ro-RO"/>
        </w:rPr>
        <w:t>enable</w:t>
      </w:r>
      <w:proofErr w:type="spellEnd"/>
      <w:r>
        <w:rPr>
          <w:sz w:val="28"/>
          <w:szCs w:val="28"/>
          <w:lang w:val="ro-RO"/>
        </w:rPr>
        <w:t xml:space="preserve"> pentru </w:t>
      </w:r>
      <w:proofErr w:type="spellStart"/>
      <w:r>
        <w:rPr>
          <w:sz w:val="28"/>
          <w:szCs w:val="28"/>
          <w:lang w:val="ro-RO"/>
        </w:rPr>
        <w:t>numaratoarele</w:t>
      </w:r>
      <w:proofErr w:type="spellEnd"/>
      <w:r>
        <w:rPr>
          <w:sz w:val="28"/>
          <w:szCs w:val="28"/>
          <w:lang w:val="ro-RO"/>
        </w:rPr>
        <w:t xml:space="preserve"> pentru bancnote.</w:t>
      </w:r>
    </w:p>
    <w:p w14:paraId="199447A8" w14:textId="2F61ACEA" w:rsidR="00F60D1B" w:rsidRDefault="006F33C2" w:rsidP="00C40332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Test1, test2, test3, test4, test5, test6 – </w:t>
      </w:r>
      <w:proofErr w:type="spellStart"/>
      <w:r>
        <w:rPr>
          <w:sz w:val="28"/>
          <w:szCs w:val="28"/>
          <w:lang w:val="ro-RO"/>
        </w:rPr>
        <w:t>iesirile</w:t>
      </w:r>
      <w:proofErr w:type="spellEnd"/>
      <w:r>
        <w:rPr>
          <w:sz w:val="28"/>
          <w:szCs w:val="28"/>
          <w:lang w:val="ro-RO"/>
        </w:rPr>
        <w:t xml:space="preserve"> </w:t>
      </w:r>
      <w:proofErr w:type="spellStart"/>
      <w:r>
        <w:rPr>
          <w:sz w:val="28"/>
          <w:szCs w:val="28"/>
          <w:lang w:val="ro-RO"/>
        </w:rPr>
        <w:t>numaratoarelor</w:t>
      </w:r>
      <w:proofErr w:type="spellEnd"/>
      <w:r>
        <w:rPr>
          <w:sz w:val="28"/>
          <w:szCs w:val="28"/>
          <w:lang w:val="ro-RO"/>
        </w:rPr>
        <w:t xml:space="preserve"> </w:t>
      </w:r>
      <w:proofErr w:type="spellStart"/>
      <w:r>
        <w:rPr>
          <w:sz w:val="28"/>
          <w:szCs w:val="28"/>
          <w:lang w:val="ro-RO"/>
        </w:rPr>
        <w:t>dupa</w:t>
      </w:r>
      <w:proofErr w:type="spellEnd"/>
      <w:r>
        <w:rPr>
          <w:sz w:val="28"/>
          <w:szCs w:val="28"/>
          <w:lang w:val="ro-RO"/>
        </w:rPr>
        <w:t xml:space="preserve"> partea de extragere numerar.</w:t>
      </w:r>
    </w:p>
    <w:p w14:paraId="7F879905" w14:textId="647F933D" w:rsidR="006F33C2" w:rsidRDefault="006F33C2" w:rsidP="006F33C2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B5, B10, B20, B50, B100, B500 – </w:t>
      </w:r>
      <w:proofErr w:type="spellStart"/>
      <w:r>
        <w:rPr>
          <w:sz w:val="28"/>
          <w:szCs w:val="28"/>
          <w:lang w:val="ro-RO"/>
        </w:rPr>
        <w:t>iesirile</w:t>
      </w:r>
      <w:proofErr w:type="spellEnd"/>
      <w:r>
        <w:rPr>
          <w:sz w:val="28"/>
          <w:szCs w:val="28"/>
          <w:lang w:val="ro-RO"/>
        </w:rPr>
        <w:t xml:space="preserve"> </w:t>
      </w:r>
      <w:proofErr w:type="spellStart"/>
      <w:r>
        <w:rPr>
          <w:sz w:val="28"/>
          <w:szCs w:val="28"/>
          <w:lang w:val="ro-RO"/>
        </w:rPr>
        <w:t>numaratoarelor</w:t>
      </w:r>
      <w:proofErr w:type="spellEnd"/>
      <w:r>
        <w:rPr>
          <w:sz w:val="28"/>
          <w:szCs w:val="28"/>
          <w:lang w:val="ro-RO"/>
        </w:rPr>
        <w:t xml:space="preserve"> </w:t>
      </w:r>
      <w:proofErr w:type="spellStart"/>
      <w:r>
        <w:rPr>
          <w:sz w:val="28"/>
          <w:szCs w:val="28"/>
          <w:lang w:val="ro-RO"/>
        </w:rPr>
        <w:t>dupa</w:t>
      </w:r>
      <w:proofErr w:type="spellEnd"/>
      <w:r>
        <w:rPr>
          <w:sz w:val="28"/>
          <w:szCs w:val="28"/>
          <w:lang w:val="ro-RO"/>
        </w:rPr>
        <w:t xml:space="preserve"> partea de depunere numerar.</w:t>
      </w:r>
    </w:p>
    <w:p w14:paraId="5133546A" w14:textId="4CC8C64B" w:rsidR="006F33C2" w:rsidRDefault="006F33C2" w:rsidP="00C40332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Unit, zeci, sute, mii – </w:t>
      </w:r>
      <w:proofErr w:type="spellStart"/>
      <w:r>
        <w:rPr>
          <w:sz w:val="28"/>
          <w:szCs w:val="28"/>
          <w:lang w:val="ro-RO"/>
        </w:rPr>
        <w:t>unitatile</w:t>
      </w:r>
      <w:proofErr w:type="spellEnd"/>
      <w:r>
        <w:rPr>
          <w:sz w:val="28"/>
          <w:szCs w:val="28"/>
          <w:lang w:val="ro-RO"/>
        </w:rPr>
        <w:t>, zecile, sutele si miile folosite pentru asamblarea pinului</w:t>
      </w:r>
      <w:r w:rsidR="00261C26">
        <w:rPr>
          <w:sz w:val="28"/>
          <w:szCs w:val="28"/>
          <w:lang w:val="ro-RO"/>
        </w:rPr>
        <w:t xml:space="preserve"> / sumei cerute / pinului nou.</w:t>
      </w:r>
    </w:p>
    <w:p w14:paraId="51914A69" w14:textId="6AC6D0BD" w:rsidR="006F33C2" w:rsidRDefault="006F33C2" w:rsidP="00C40332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Pi, </w:t>
      </w:r>
      <w:proofErr w:type="spellStart"/>
      <w:r>
        <w:rPr>
          <w:sz w:val="28"/>
          <w:szCs w:val="28"/>
          <w:lang w:val="ro-RO"/>
        </w:rPr>
        <w:t>pn</w:t>
      </w:r>
      <w:proofErr w:type="spellEnd"/>
      <w:r>
        <w:rPr>
          <w:sz w:val="28"/>
          <w:szCs w:val="28"/>
          <w:lang w:val="ro-RO"/>
        </w:rPr>
        <w:t xml:space="preserve">, s1, - pinul, pinul nou si suma </w:t>
      </w:r>
      <w:r w:rsidR="00261C26">
        <w:rPr>
          <w:sz w:val="28"/>
          <w:szCs w:val="28"/>
          <w:lang w:val="ro-RO"/>
        </w:rPr>
        <w:t>ceruta</w:t>
      </w:r>
      <w:r>
        <w:rPr>
          <w:sz w:val="28"/>
          <w:szCs w:val="28"/>
          <w:lang w:val="ro-RO"/>
        </w:rPr>
        <w:t xml:space="preserve"> rezultate </w:t>
      </w:r>
      <w:proofErr w:type="spellStart"/>
      <w:r>
        <w:rPr>
          <w:sz w:val="28"/>
          <w:szCs w:val="28"/>
          <w:lang w:val="ro-RO"/>
        </w:rPr>
        <w:t>dupa</w:t>
      </w:r>
      <w:proofErr w:type="spellEnd"/>
      <w:r>
        <w:rPr>
          <w:sz w:val="28"/>
          <w:szCs w:val="28"/>
          <w:lang w:val="ro-RO"/>
        </w:rPr>
        <w:t xml:space="preserve"> </w:t>
      </w:r>
      <w:proofErr w:type="spellStart"/>
      <w:r>
        <w:rPr>
          <w:sz w:val="28"/>
          <w:szCs w:val="28"/>
          <w:lang w:val="ro-RO"/>
        </w:rPr>
        <w:t>operatia</w:t>
      </w:r>
      <w:proofErr w:type="spellEnd"/>
      <w:r>
        <w:rPr>
          <w:sz w:val="28"/>
          <w:szCs w:val="28"/>
          <w:lang w:val="ro-RO"/>
        </w:rPr>
        <w:t xml:space="preserve"> de selectare.</w:t>
      </w:r>
    </w:p>
    <w:p w14:paraId="327A4964" w14:textId="2629C1B3" w:rsidR="006F33C2" w:rsidRDefault="0089147A" w:rsidP="00C40332">
      <w:pPr>
        <w:pStyle w:val="Listparagraf"/>
        <w:numPr>
          <w:ilvl w:val="0"/>
          <w:numId w:val="39"/>
        </w:numPr>
        <w:spacing w:line="360" w:lineRule="auto"/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ro-RO"/>
        </w:rPr>
        <w:t>Decod_ok</w:t>
      </w:r>
      <w:proofErr w:type="spellEnd"/>
      <w:r>
        <w:rPr>
          <w:sz w:val="28"/>
          <w:szCs w:val="28"/>
          <w:lang w:val="ro-RO"/>
        </w:rPr>
        <w:t xml:space="preserve"> – </w:t>
      </w:r>
      <w:proofErr w:type="spellStart"/>
      <w:r>
        <w:rPr>
          <w:sz w:val="28"/>
          <w:szCs w:val="28"/>
          <w:lang w:val="ro-RO"/>
        </w:rPr>
        <w:t>enable</w:t>
      </w:r>
      <w:proofErr w:type="spellEnd"/>
      <w:r>
        <w:rPr>
          <w:sz w:val="28"/>
          <w:szCs w:val="28"/>
          <w:lang w:val="ro-RO"/>
        </w:rPr>
        <w:t xml:space="preserve"> pentru sumatorul soldului. </w:t>
      </w:r>
    </w:p>
    <w:p w14:paraId="2AF8BE2E" w14:textId="6616DE9C" w:rsidR="00F2038C" w:rsidRDefault="00F2038C" w:rsidP="00F2038C">
      <w:pPr>
        <w:spacing w:line="360" w:lineRule="auto"/>
        <w:rPr>
          <w:sz w:val="28"/>
          <w:szCs w:val="28"/>
          <w:lang w:val="ro-RO"/>
        </w:rPr>
      </w:pPr>
    </w:p>
    <w:p w14:paraId="16670095" w14:textId="378EFAEF" w:rsidR="00F2038C" w:rsidRDefault="00F2038C" w:rsidP="00F2038C">
      <w:pPr>
        <w:pStyle w:val="Listparagraf"/>
        <w:numPr>
          <w:ilvl w:val="0"/>
          <w:numId w:val="2"/>
        </w:numPr>
        <w:spacing w:line="360" w:lineRule="auto"/>
        <w:rPr>
          <w:b/>
          <w:bCs/>
          <w:sz w:val="40"/>
          <w:szCs w:val="40"/>
          <w:u w:val="single"/>
          <w:lang w:val="ro-RO"/>
        </w:rPr>
      </w:pPr>
      <w:r w:rsidRPr="00F2038C">
        <w:rPr>
          <w:b/>
          <w:bCs/>
          <w:sz w:val="40"/>
          <w:szCs w:val="40"/>
          <w:u w:val="single"/>
          <w:lang w:val="ro-RO"/>
        </w:rPr>
        <w:t xml:space="preserve">Justificarea </w:t>
      </w:r>
      <w:proofErr w:type="spellStart"/>
      <w:r w:rsidRPr="00F2038C">
        <w:rPr>
          <w:b/>
          <w:bCs/>
          <w:sz w:val="40"/>
          <w:szCs w:val="40"/>
          <w:u w:val="single"/>
          <w:lang w:val="ro-RO"/>
        </w:rPr>
        <w:t>solutiei</w:t>
      </w:r>
      <w:proofErr w:type="spellEnd"/>
      <w:r w:rsidRPr="00F2038C">
        <w:rPr>
          <w:b/>
          <w:bCs/>
          <w:sz w:val="40"/>
          <w:szCs w:val="40"/>
          <w:u w:val="single"/>
          <w:lang w:val="ro-RO"/>
        </w:rPr>
        <w:t xml:space="preserve"> alese</w:t>
      </w:r>
      <w:r w:rsidR="007D44F2">
        <w:rPr>
          <w:b/>
          <w:bCs/>
          <w:sz w:val="40"/>
          <w:szCs w:val="40"/>
          <w:u w:val="single"/>
          <w:lang w:val="ro-RO"/>
        </w:rPr>
        <w:t xml:space="preserve"> (capitol realizat de </w:t>
      </w:r>
      <w:proofErr w:type="spellStart"/>
      <w:r w:rsidR="007D44F2">
        <w:rPr>
          <w:b/>
          <w:bCs/>
          <w:sz w:val="40"/>
          <w:szCs w:val="40"/>
          <w:u w:val="single"/>
          <w:lang w:val="ro-RO"/>
        </w:rPr>
        <w:t>amandoi</w:t>
      </w:r>
      <w:proofErr w:type="spellEnd"/>
      <w:r w:rsidR="007D44F2">
        <w:rPr>
          <w:b/>
          <w:bCs/>
          <w:sz w:val="40"/>
          <w:szCs w:val="40"/>
          <w:u w:val="single"/>
          <w:lang w:val="ro-RO"/>
        </w:rPr>
        <w:t>)</w:t>
      </w:r>
    </w:p>
    <w:p w14:paraId="5250F1C7" w14:textId="572ADE38" w:rsidR="00F2038C" w:rsidRDefault="00F2038C" w:rsidP="00F2038C">
      <w:p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  Am optat pentru aceasta </w:t>
      </w:r>
      <w:proofErr w:type="spellStart"/>
      <w:r>
        <w:rPr>
          <w:sz w:val="28"/>
          <w:szCs w:val="28"/>
          <w:lang w:val="ro-RO"/>
        </w:rPr>
        <w:t>solutie</w:t>
      </w:r>
      <w:proofErr w:type="spellEnd"/>
      <w:r>
        <w:rPr>
          <w:sz w:val="28"/>
          <w:szCs w:val="28"/>
          <w:lang w:val="ro-RO"/>
        </w:rPr>
        <w:t xml:space="preserve"> deoarece ni s-a </w:t>
      </w:r>
      <w:proofErr w:type="spellStart"/>
      <w:r>
        <w:rPr>
          <w:sz w:val="28"/>
          <w:szCs w:val="28"/>
          <w:lang w:val="ro-RO"/>
        </w:rPr>
        <w:t>parut</w:t>
      </w:r>
      <w:proofErr w:type="spellEnd"/>
      <w:r>
        <w:rPr>
          <w:sz w:val="28"/>
          <w:szCs w:val="28"/>
          <w:lang w:val="ro-RO"/>
        </w:rPr>
        <w:t xml:space="preserve"> cea mai apropiata de realitate si cea mai </w:t>
      </w:r>
      <w:proofErr w:type="spellStart"/>
      <w:r>
        <w:rPr>
          <w:sz w:val="28"/>
          <w:szCs w:val="28"/>
          <w:lang w:val="ro-RO"/>
        </w:rPr>
        <w:t>usor</w:t>
      </w:r>
      <w:proofErr w:type="spellEnd"/>
      <w:r>
        <w:rPr>
          <w:sz w:val="28"/>
          <w:szCs w:val="28"/>
          <w:lang w:val="ro-RO"/>
        </w:rPr>
        <w:t xml:space="preserve"> de </w:t>
      </w:r>
      <w:proofErr w:type="spellStart"/>
      <w:r>
        <w:rPr>
          <w:sz w:val="28"/>
          <w:szCs w:val="28"/>
          <w:lang w:val="ro-RO"/>
        </w:rPr>
        <w:t>inteles</w:t>
      </w:r>
      <w:proofErr w:type="spellEnd"/>
      <w:r>
        <w:rPr>
          <w:sz w:val="28"/>
          <w:szCs w:val="28"/>
          <w:lang w:val="ro-RO"/>
        </w:rPr>
        <w:t xml:space="preserve"> deoarece ordinea in care se trece de la o componenta la alta este cat se poate de logica</w:t>
      </w:r>
      <w:r w:rsidR="007C01EC">
        <w:rPr>
          <w:sz w:val="28"/>
          <w:szCs w:val="28"/>
          <w:lang w:val="ro-RO"/>
        </w:rPr>
        <w:t xml:space="preserve">. </w:t>
      </w:r>
    </w:p>
    <w:p w14:paraId="229BEA67" w14:textId="4C491F1D" w:rsidR="007C01EC" w:rsidRDefault="007C01EC" w:rsidP="00F2038C">
      <w:p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  Ne-am dorit sa </w:t>
      </w:r>
      <w:r w:rsidR="007D55B7">
        <w:rPr>
          <w:sz w:val="28"/>
          <w:szCs w:val="28"/>
          <w:lang w:val="ro-RO"/>
        </w:rPr>
        <w:t xml:space="preserve">implementam un sistem cat mai </w:t>
      </w:r>
      <w:proofErr w:type="spellStart"/>
      <w:r w:rsidR="007D55B7">
        <w:rPr>
          <w:sz w:val="28"/>
          <w:szCs w:val="28"/>
          <w:lang w:val="ro-RO"/>
        </w:rPr>
        <w:t>usor</w:t>
      </w:r>
      <w:proofErr w:type="spellEnd"/>
      <w:r w:rsidR="007D55B7">
        <w:rPr>
          <w:sz w:val="28"/>
          <w:szCs w:val="28"/>
          <w:lang w:val="ro-RO"/>
        </w:rPr>
        <w:t xml:space="preserve"> de folosit pentru utilizatori si sa selectam strict cele mai uzuale </w:t>
      </w:r>
      <w:proofErr w:type="spellStart"/>
      <w:r w:rsidR="007D55B7">
        <w:rPr>
          <w:sz w:val="28"/>
          <w:szCs w:val="28"/>
          <w:lang w:val="ro-RO"/>
        </w:rPr>
        <w:t>operatii</w:t>
      </w:r>
      <w:proofErr w:type="spellEnd"/>
      <w:r w:rsidR="007D55B7">
        <w:rPr>
          <w:sz w:val="28"/>
          <w:szCs w:val="28"/>
          <w:lang w:val="ro-RO"/>
        </w:rPr>
        <w:t xml:space="preserve"> </w:t>
      </w:r>
      <w:proofErr w:type="spellStart"/>
      <w:r w:rsidR="007D55B7">
        <w:rPr>
          <w:sz w:val="28"/>
          <w:szCs w:val="28"/>
          <w:lang w:val="ro-RO"/>
        </w:rPr>
        <w:t>intalnite</w:t>
      </w:r>
      <w:proofErr w:type="spellEnd"/>
      <w:r w:rsidR="007D55B7">
        <w:rPr>
          <w:sz w:val="28"/>
          <w:szCs w:val="28"/>
          <w:lang w:val="ro-RO"/>
        </w:rPr>
        <w:t xml:space="preserve"> la un bancomat din </w:t>
      </w:r>
      <w:proofErr w:type="spellStart"/>
      <w:r w:rsidR="007D55B7">
        <w:rPr>
          <w:sz w:val="28"/>
          <w:szCs w:val="28"/>
          <w:lang w:val="ro-RO"/>
        </w:rPr>
        <w:t>viata</w:t>
      </w:r>
      <w:proofErr w:type="spellEnd"/>
      <w:r w:rsidR="007D55B7">
        <w:rPr>
          <w:sz w:val="28"/>
          <w:szCs w:val="28"/>
          <w:lang w:val="ro-RO"/>
        </w:rPr>
        <w:t xml:space="preserve"> de zi cu zi, dar si cele mai utile</w:t>
      </w:r>
      <w:r w:rsidR="007D44F2">
        <w:rPr>
          <w:sz w:val="28"/>
          <w:szCs w:val="28"/>
          <w:lang w:val="ro-RO"/>
        </w:rPr>
        <w:t xml:space="preserve">, </w:t>
      </w:r>
      <w:r w:rsidR="007D44F2" w:rsidRPr="00B54308">
        <w:rPr>
          <w:sz w:val="28"/>
          <w:szCs w:val="28"/>
          <w:lang w:val="ro-RO"/>
        </w:rPr>
        <w:t xml:space="preserve">astfel </w:t>
      </w:r>
      <w:proofErr w:type="spellStart"/>
      <w:r w:rsidR="007D44F2" w:rsidRPr="00B54308">
        <w:rPr>
          <w:sz w:val="28"/>
          <w:szCs w:val="28"/>
          <w:lang w:val="ro-RO"/>
        </w:rPr>
        <w:t>incat</w:t>
      </w:r>
      <w:proofErr w:type="spellEnd"/>
      <w:r w:rsidR="007D44F2" w:rsidRPr="00B54308">
        <w:rPr>
          <w:sz w:val="28"/>
          <w:szCs w:val="28"/>
          <w:lang w:val="ro-RO"/>
        </w:rPr>
        <w:t xml:space="preserve"> proiectul nostru sa respecte in </w:t>
      </w:r>
      <w:proofErr w:type="spellStart"/>
      <w:r w:rsidR="007D44F2" w:rsidRPr="00B54308">
        <w:rPr>
          <w:sz w:val="28"/>
          <w:szCs w:val="28"/>
          <w:lang w:val="ro-RO"/>
        </w:rPr>
        <w:t>proportie</w:t>
      </w:r>
      <w:proofErr w:type="spellEnd"/>
      <w:r w:rsidR="007D44F2" w:rsidRPr="00B54308">
        <w:rPr>
          <w:sz w:val="28"/>
          <w:szCs w:val="28"/>
          <w:lang w:val="ro-RO"/>
        </w:rPr>
        <w:t xml:space="preserve"> mare ideea pe care </w:t>
      </w:r>
      <w:proofErr w:type="spellStart"/>
      <w:r w:rsidR="007D44F2" w:rsidRPr="00B54308">
        <w:rPr>
          <w:sz w:val="28"/>
          <w:szCs w:val="28"/>
          <w:lang w:val="ro-RO"/>
        </w:rPr>
        <w:t>toti</w:t>
      </w:r>
      <w:proofErr w:type="spellEnd"/>
      <w:r w:rsidR="007D44F2" w:rsidRPr="00B54308">
        <w:rPr>
          <w:sz w:val="28"/>
          <w:szCs w:val="28"/>
          <w:lang w:val="ro-RO"/>
        </w:rPr>
        <w:t xml:space="preserve"> o avem </w:t>
      </w:r>
      <w:proofErr w:type="spellStart"/>
      <w:r w:rsidR="007D44F2" w:rsidRPr="00B54308">
        <w:rPr>
          <w:sz w:val="28"/>
          <w:szCs w:val="28"/>
          <w:lang w:val="ro-RO"/>
        </w:rPr>
        <w:t>cand</w:t>
      </w:r>
      <w:proofErr w:type="spellEnd"/>
      <w:r w:rsidR="007D44F2" w:rsidRPr="00B54308">
        <w:rPr>
          <w:sz w:val="28"/>
          <w:szCs w:val="28"/>
          <w:lang w:val="ro-RO"/>
        </w:rPr>
        <w:t xml:space="preserve"> ne </w:t>
      </w:r>
      <w:proofErr w:type="spellStart"/>
      <w:r w:rsidR="007D44F2" w:rsidRPr="00B54308">
        <w:rPr>
          <w:sz w:val="28"/>
          <w:szCs w:val="28"/>
          <w:lang w:val="ro-RO"/>
        </w:rPr>
        <w:t>gandim</w:t>
      </w:r>
      <w:proofErr w:type="spellEnd"/>
      <w:r w:rsidR="007D44F2" w:rsidRPr="00B54308">
        <w:rPr>
          <w:sz w:val="28"/>
          <w:szCs w:val="28"/>
          <w:lang w:val="ro-RO"/>
        </w:rPr>
        <w:t xml:space="preserve"> la un automat bancar.</w:t>
      </w:r>
    </w:p>
    <w:p w14:paraId="1C5EEE58" w14:textId="69B6ADA9" w:rsidR="00B54308" w:rsidRPr="00B54308" w:rsidRDefault="00B54308" w:rsidP="00B54308">
      <w:p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  </w:t>
      </w:r>
      <w:r w:rsidRPr="00B54308">
        <w:rPr>
          <w:sz w:val="28"/>
          <w:szCs w:val="28"/>
          <w:lang w:val="ro-RO"/>
        </w:rPr>
        <w:t xml:space="preserve">Folosim bancomatele in </w:t>
      </w:r>
      <w:proofErr w:type="spellStart"/>
      <w:r w:rsidRPr="00B54308">
        <w:rPr>
          <w:sz w:val="28"/>
          <w:szCs w:val="28"/>
          <w:lang w:val="ro-RO"/>
        </w:rPr>
        <w:t>viata</w:t>
      </w:r>
      <w:proofErr w:type="spellEnd"/>
      <w:r w:rsidRPr="00B54308">
        <w:rPr>
          <w:sz w:val="28"/>
          <w:szCs w:val="28"/>
          <w:lang w:val="ro-RO"/>
        </w:rPr>
        <w:t xml:space="preserve"> </w:t>
      </w:r>
      <w:proofErr w:type="spellStart"/>
      <w:r w:rsidRPr="00B54308">
        <w:rPr>
          <w:sz w:val="28"/>
          <w:szCs w:val="28"/>
          <w:lang w:val="ro-RO"/>
        </w:rPr>
        <w:t>noastra</w:t>
      </w:r>
      <w:proofErr w:type="spellEnd"/>
      <w:r w:rsidRPr="00B54308">
        <w:rPr>
          <w:sz w:val="28"/>
          <w:szCs w:val="28"/>
          <w:lang w:val="ro-RO"/>
        </w:rPr>
        <w:t xml:space="preserve"> de zi cu zi, si prin urmare este normal sa </w:t>
      </w:r>
      <w:proofErr w:type="spellStart"/>
      <w:r w:rsidRPr="00B54308">
        <w:rPr>
          <w:sz w:val="28"/>
          <w:szCs w:val="28"/>
          <w:lang w:val="ro-RO"/>
        </w:rPr>
        <w:t>incercam</w:t>
      </w:r>
      <w:proofErr w:type="spellEnd"/>
      <w:r w:rsidRPr="00B54308">
        <w:rPr>
          <w:sz w:val="28"/>
          <w:szCs w:val="28"/>
          <w:lang w:val="ro-RO"/>
        </w:rPr>
        <w:t xml:space="preserve"> sa </w:t>
      </w:r>
      <w:proofErr w:type="spellStart"/>
      <w:r w:rsidRPr="00B54308">
        <w:rPr>
          <w:sz w:val="28"/>
          <w:szCs w:val="28"/>
          <w:lang w:val="ro-RO"/>
        </w:rPr>
        <w:t>intelegem</w:t>
      </w:r>
      <w:proofErr w:type="spellEnd"/>
      <w:r w:rsidRPr="00B54308">
        <w:rPr>
          <w:sz w:val="28"/>
          <w:szCs w:val="28"/>
          <w:lang w:val="ro-RO"/>
        </w:rPr>
        <w:t xml:space="preserve"> </w:t>
      </w:r>
      <w:proofErr w:type="spellStart"/>
      <w:r w:rsidRPr="00B54308">
        <w:rPr>
          <w:sz w:val="28"/>
          <w:szCs w:val="28"/>
          <w:lang w:val="ro-RO"/>
        </w:rPr>
        <w:t>functionarea</w:t>
      </w:r>
      <w:proofErr w:type="spellEnd"/>
      <w:r w:rsidRPr="00B54308">
        <w:rPr>
          <w:sz w:val="28"/>
          <w:szCs w:val="28"/>
          <w:lang w:val="ro-RO"/>
        </w:rPr>
        <w:t xml:space="preserve"> acestora si la </w:t>
      </w:r>
      <w:proofErr w:type="spellStart"/>
      <w:r w:rsidRPr="00B54308">
        <w:rPr>
          <w:sz w:val="28"/>
          <w:szCs w:val="28"/>
          <w:lang w:val="ro-RO"/>
        </w:rPr>
        <w:t>randul</w:t>
      </w:r>
      <w:proofErr w:type="spellEnd"/>
      <w:r w:rsidRPr="00B54308">
        <w:rPr>
          <w:sz w:val="28"/>
          <w:szCs w:val="28"/>
          <w:lang w:val="ro-RO"/>
        </w:rPr>
        <w:t xml:space="preserve"> nostru sa le putem implementa astfel </w:t>
      </w:r>
      <w:proofErr w:type="spellStart"/>
      <w:r w:rsidRPr="00B54308">
        <w:rPr>
          <w:sz w:val="28"/>
          <w:szCs w:val="28"/>
          <w:lang w:val="ro-RO"/>
        </w:rPr>
        <w:t>incat</w:t>
      </w:r>
      <w:proofErr w:type="spellEnd"/>
      <w:r w:rsidRPr="00B54308">
        <w:rPr>
          <w:sz w:val="28"/>
          <w:szCs w:val="28"/>
          <w:lang w:val="ro-RO"/>
        </w:rPr>
        <w:t xml:space="preserve"> sa facilitam utilizatorii care </w:t>
      </w:r>
      <w:r w:rsidR="007D44F2">
        <w:rPr>
          <w:sz w:val="28"/>
          <w:szCs w:val="28"/>
          <w:lang w:val="ro-RO"/>
        </w:rPr>
        <w:t>le</w:t>
      </w:r>
      <w:r w:rsidRPr="00B54308">
        <w:rPr>
          <w:sz w:val="28"/>
          <w:szCs w:val="28"/>
          <w:lang w:val="ro-RO"/>
        </w:rPr>
        <w:t xml:space="preserve"> vor folosi la </w:t>
      </w:r>
      <w:proofErr w:type="spellStart"/>
      <w:r w:rsidRPr="00B54308">
        <w:rPr>
          <w:sz w:val="28"/>
          <w:szCs w:val="28"/>
          <w:lang w:val="ro-RO"/>
        </w:rPr>
        <w:t>randul</w:t>
      </w:r>
      <w:proofErr w:type="spellEnd"/>
      <w:r w:rsidRPr="00B54308">
        <w:rPr>
          <w:sz w:val="28"/>
          <w:szCs w:val="28"/>
          <w:lang w:val="ro-RO"/>
        </w:rPr>
        <w:t xml:space="preserve"> lor.</w:t>
      </w:r>
    </w:p>
    <w:p w14:paraId="00EA6A62" w14:textId="03B3B1F5" w:rsidR="00B54308" w:rsidRPr="00B54308" w:rsidRDefault="00B54308" w:rsidP="00B54308">
      <w:pPr>
        <w:spacing w:line="360" w:lineRule="auto"/>
        <w:rPr>
          <w:sz w:val="28"/>
          <w:szCs w:val="28"/>
          <w:lang w:val="ro-RO"/>
        </w:rPr>
      </w:pPr>
      <w:r w:rsidRPr="00B54308">
        <w:rPr>
          <w:sz w:val="28"/>
          <w:szCs w:val="28"/>
          <w:lang w:val="ro-RO"/>
        </w:rPr>
        <w:t xml:space="preserve">  O problema </w:t>
      </w:r>
      <w:proofErr w:type="spellStart"/>
      <w:r w:rsidRPr="00B54308">
        <w:rPr>
          <w:sz w:val="28"/>
          <w:szCs w:val="28"/>
          <w:lang w:val="ro-RO"/>
        </w:rPr>
        <w:t>initiala</w:t>
      </w:r>
      <w:proofErr w:type="spellEnd"/>
      <w:r w:rsidRPr="00B54308">
        <w:rPr>
          <w:sz w:val="28"/>
          <w:szCs w:val="28"/>
          <w:lang w:val="ro-RO"/>
        </w:rPr>
        <w:t xml:space="preserve"> ne-a fost creata de </w:t>
      </w:r>
      <w:proofErr w:type="spellStart"/>
      <w:r w:rsidRPr="00B54308">
        <w:rPr>
          <w:sz w:val="28"/>
          <w:szCs w:val="28"/>
          <w:lang w:val="ro-RO"/>
        </w:rPr>
        <w:t>numarul</w:t>
      </w:r>
      <w:proofErr w:type="spellEnd"/>
      <w:r w:rsidRPr="00B54308">
        <w:rPr>
          <w:sz w:val="28"/>
          <w:szCs w:val="28"/>
          <w:lang w:val="ro-RO"/>
        </w:rPr>
        <w:t xml:space="preserve"> mare de porturi de intrare, un </w:t>
      </w:r>
      <w:proofErr w:type="spellStart"/>
      <w:r w:rsidRPr="00B54308">
        <w:rPr>
          <w:sz w:val="28"/>
          <w:szCs w:val="28"/>
          <w:lang w:val="ro-RO"/>
        </w:rPr>
        <w:t>n</w:t>
      </w:r>
      <w:r w:rsidR="007D44F2">
        <w:rPr>
          <w:sz w:val="28"/>
          <w:szCs w:val="28"/>
          <w:lang w:val="ro-RO"/>
        </w:rPr>
        <w:t>umar</w:t>
      </w:r>
      <w:proofErr w:type="spellEnd"/>
      <w:r w:rsidR="007D44F2">
        <w:rPr>
          <w:sz w:val="28"/>
          <w:szCs w:val="28"/>
          <w:lang w:val="ro-RO"/>
        </w:rPr>
        <w:t xml:space="preserve"> </w:t>
      </w:r>
      <w:r w:rsidRPr="00B54308">
        <w:rPr>
          <w:sz w:val="28"/>
          <w:szCs w:val="28"/>
          <w:lang w:val="ro-RO"/>
        </w:rPr>
        <w:t xml:space="preserve">de porturi apropiat de 60 de </w:t>
      </w:r>
      <w:proofErr w:type="spellStart"/>
      <w:r w:rsidRPr="00B54308">
        <w:rPr>
          <w:sz w:val="28"/>
          <w:szCs w:val="28"/>
          <w:lang w:val="ro-RO"/>
        </w:rPr>
        <w:t>intrari</w:t>
      </w:r>
      <w:proofErr w:type="spellEnd"/>
      <w:r w:rsidRPr="00B54308">
        <w:rPr>
          <w:sz w:val="28"/>
          <w:szCs w:val="28"/>
          <w:lang w:val="ro-RO"/>
        </w:rPr>
        <w:t xml:space="preserve"> diferite. Un bancomat </w:t>
      </w:r>
      <w:proofErr w:type="spellStart"/>
      <w:r w:rsidRPr="00B54308">
        <w:rPr>
          <w:sz w:val="28"/>
          <w:szCs w:val="28"/>
          <w:lang w:val="ro-RO"/>
        </w:rPr>
        <w:t>astazi</w:t>
      </w:r>
      <w:proofErr w:type="spellEnd"/>
      <w:r w:rsidRPr="00B54308">
        <w:rPr>
          <w:sz w:val="28"/>
          <w:szCs w:val="28"/>
          <w:lang w:val="ro-RO"/>
        </w:rPr>
        <w:t xml:space="preserve"> </w:t>
      </w:r>
      <w:proofErr w:type="spellStart"/>
      <w:r w:rsidRPr="00B54308">
        <w:rPr>
          <w:sz w:val="28"/>
          <w:szCs w:val="28"/>
          <w:lang w:val="ro-RO"/>
        </w:rPr>
        <w:t>utilizeaza</w:t>
      </w:r>
      <w:proofErr w:type="spellEnd"/>
      <w:r w:rsidRPr="00B54308">
        <w:rPr>
          <w:sz w:val="28"/>
          <w:szCs w:val="28"/>
          <w:lang w:val="ro-RO"/>
        </w:rPr>
        <w:t xml:space="preserve"> un </w:t>
      </w:r>
      <w:proofErr w:type="spellStart"/>
      <w:r w:rsidRPr="00B54308">
        <w:rPr>
          <w:sz w:val="28"/>
          <w:szCs w:val="28"/>
          <w:lang w:val="ro-RO"/>
        </w:rPr>
        <w:t>numar</w:t>
      </w:r>
      <w:proofErr w:type="spellEnd"/>
      <w:r w:rsidRPr="00B54308">
        <w:rPr>
          <w:sz w:val="28"/>
          <w:szCs w:val="28"/>
          <w:lang w:val="ro-RO"/>
        </w:rPr>
        <w:t xml:space="preserve"> maxim de 20-22 de butoane, deci maxim 22 de </w:t>
      </w:r>
      <w:proofErr w:type="spellStart"/>
      <w:r w:rsidRPr="00B54308">
        <w:rPr>
          <w:sz w:val="28"/>
          <w:szCs w:val="28"/>
          <w:lang w:val="ro-RO"/>
        </w:rPr>
        <w:t>intrari</w:t>
      </w:r>
      <w:proofErr w:type="spellEnd"/>
      <w:r w:rsidRPr="00B54308">
        <w:rPr>
          <w:sz w:val="28"/>
          <w:szCs w:val="28"/>
          <w:lang w:val="ro-RO"/>
        </w:rPr>
        <w:t xml:space="preserve"> diferite si asta s-a dovedit o problema de </w:t>
      </w:r>
      <w:proofErr w:type="spellStart"/>
      <w:r w:rsidRPr="00B54308">
        <w:rPr>
          <w:sz w:val="28"/>
          <w:szCs w:val="28"/>
          <w:lang w:val="ro-RO"/>
        </w:rPr>
        <w:t>princpiu</w:t>
      </w:r>
      <w:proofErr w:type="spellEnd"/>
      <w:r w:rsidRPr="00B54308">
        <w:rPr>
          <w:sz w:val="28"/>
          <w:szCs w:val="28"/>
          <w:lang w:val="ro-RO"/>
        </w:rPr>
        <w:t xml:space="preserve"> in </w:t>
      </w:r>
      <w:proofErr w:type="spellStart"/>
      <w:r w:rsidRPr="00B54308">
        <w:rPr>
          <w:sz w:val="28"/>
          <w:szCs w:val="28"/>
          <w:lang w:val="ro-RO"/>
        </w:rPr>
        <w:t>solutia</w:t>
      </w:r>
      <w:proofErr w:type="spellEnd"/>
      <w:r w:rsidRPr="00B54308">
        <w:rPr>
          <w:sz w:val="28"/>
          <w:szCs w:val="28"/>
          <w:lang w:val="ro-RO"/>
        </w:rPr>
        <w:t xml:space="preserve"> aleasa de noi. Prin urmare, am abordat o </w:t>
      </w:r>
      <w:proofErr w:type="spellStart"/>
      <w:r w:rsidRPr="00B54308">
        <w:rPr>
          <w:sz w:val="28"/>
          <w:szCs w:val="28"/>
          <w:lang w:val="ro-RO"/>
        </w:rPr>
        <w:t>solutie</w:t>
      </w:r>
      <w:proofErr w:type="spellEnd"/>
      <w:r w:rsidRPr="00B54308">
        <w:rPr>
          <w:sz w:val="28"/>
          <w:szCs w:val="28"/>
          <w:lang w:val="ro-RO"/>
        </w:rPr>
        <w:t xml:space="preserve"> care ni s-a </w:t>
      </w:r>
      <w:proofErr w:type="spellStart"/>
      <w:r w:rsidRPr="00B54308">
        <w:rPr>
          <w:sz w:val="28"/>
          <w:szCs w:val="28"/>
          <w:lang w:val="ro-RO"/>
        </w:rPr>
        <w:t>parut</w:t>
      </w:r>
      <w:proofErr w:type="spellEnd"/>
      <w:r w:rsidRPr="00B54308">
        <w:rPr>
          <w:sz w:val="28"/>
          <w:szCs w:val="28"/>
          <w:lang w:val="ro-RO"/>
        </w:rPr>
        <w:t xml:space="preserve"> foarte aproape de realitate si  </w:t>
      </w:r>
      <w:proofErr w:type="spellStart"/>
      <w:r w:rsidRPr="00B54308">
        <w:rPr>
          <w:sz w:val="28"/>
          <w:szCs w:val="28"/>
          <w:lang w:val="ro-RO"/>
        </w:rPr>
        <w:t>totodata</w:t>
      </w:r>
      <w:proofErr w:type="spellEnd"/>
      <w:r w:rsidRPr="00B54308">
        <w:rPr>
          <w:sz w:val="28"/>
          <w:szCs w:val="28"/>
          <w:lang w:val="ro-RO"/>
        </w:rPr>
        <w:t xml:space="preserve"> </w:t>
      </w:r>
      <w:proofErr w:type="spellStart"/>
      <w:r w:rsidRPr="00B54308">
        <w:rPr>
          <w:sz w:val="28"/>
          <w:szCs w:val="28"/>
          <w:lang w:val="ro-RO"/>
        </w:rPr>
        <w:t>usor</w:t>
      </w:r>
      <w:proofErr w:type="spellEnd"/>
      <w:r w:rsidRPr="00B54308">
        <w:rPr>
          <w:sz w:val="28"/>
          <w:szCs w:val="28"/>
          <w:lang w:val="ro-RO"/>
        </w:rPr>
        <w:t xml:space="preserve"> de utilizat astfel:</w:t>
      </w:r>
    </w:p>
    <w:p w14:paraId="3BFFDEDC" w14:textId="5454D03E" w:rsidR="00B54308" w:rsidRPr="00B54308" w:rsidRDefault="00B54308" w:rsidP="00B54308">
      <w:p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  </w:t>
      </w:r>
      <w:r w:rsidRPr="00B54308">
        <w:rPr>
          <w:sz w:val="28"/>
          <w:szCs w:val="28"/>
          <w:lang w:val="ro-RO"/>
        </w:rPr>
        <w:t xml:space="preserve">Vechile </w:t>
      </w:r>
      <w:proofErr w:type="spellStart"/>
      <w:r w:rsidRPr="00B54308">
        <w:rPr>
          <w:sz w:val="28"/>
          <w:szCs w:val="28"/>
          <w:lang w:val="ro-RO"/>
        </w:rPr>
        <w:t>intrari</w:t>
      </w:r>
      <w:proofErr w:type="spellEnd"/>
      <w:r w:rsidRPr="00B54308">
        <w:rPr>
          <w:sz w:val="28"/>
          <w:szCs w:val="28"/>
          <w:lang w:val="ro-RO"/>
        </w:rPr>
        <w:t xml:space="preserve"> pentru int</w:t>
      </w:r>
      <w:r w:rsidR="007D44F2">
        <w:rPr>
          <w:sz w:val="28"/>
          <w:szCs w:val="28"/>
          <w:lang w:val="ro-RO"/>
        </w:rPr>
        <w:t>roducerea</w:t>
      </w:r>
      <w:r w:rsidRPr="00B54308">
        <w:rPr>
          <w:sz w:val="28"/>
          <w:szCs w:val="28"/>
          <w:lang w:val="ro-RO"/>
        </w:rPr>
        <w:t xml:space="preserve"> pinului si eventual in caz de necesitate a sumei necesare pentru extragere sau a unui pin nou se foloseau fiecare de 16 </w:t>
      </w:r>
      <w:proofErr w:type="spellStart"/>
      <w:r w:rsidRPr="00B54308">
        <w:rPr>
          <w:sz w:val="28"/>
          <w:szCs w:val="28"/>
          <w:lang w:val="ro-RO"/>
        </w:rPr>
        <w:t>intrari</w:t>
      </w:r>
      <w:proofErr w:type="spellEnd"/>
      <w:r w:rsidRPr="00B54308">
        <w:rPr>
          <w:sz w:val="28"/>
          <w:szCs w:val="28"/>
          <w:lang w:val="ro-RO"/>
        </w:rPr>
        <w:t xml:space="preserve"> diferite, </w:t>
      </w:r>
      <w:proofErr w:type="spellStart"/>
      <w:r w:rsidRPr="00B54308">
        <w:rPr>
          <w:sz w:val="28"/>
          <w:szCs w:val="28"/>
          <w:lang w:val="ro-RO"/>
        </w:rPr>
        <w:t>insumate</w:t>
      </w:r>
      <w:proofErr w:type="spellEnd"/>
      <w:r w:rsidRPr="00B54308">
        <w:rPr>
          <w:sz w:val="28"/>
          <w:szCs w:val="28"/>
          <w:lang w:val="ro-RO"/>
        </w:rPr>
        <w:t xml:space="preserve"> </w:t>
      </w:r>
      <w:proofErr w:type="spellStart"/>
      <w:r w:rsidRPr="00B54308">
        <w:rPr>
          <w:sz w:val="28"/>
          <w:szCs w:val="28"/>
          <w:lang w:val="ro-RO"/>
        </w:rPr>
        <w:t>ajungand</w:t>
      </w:r>
      <w:proofErr w:type="spellEnd"/>
      <w:r w:rsidRPr="00B54308">
        <w:rPr>
          <w:sz w:val="28"/>
          <w:szCs w:val="28"/>
          <w:lang w:val="ro-RO"/>
        </w:rPr>
        <w:t xml:space="preserve"> la 48 de </w:t>
      </w:r>
      <w:proofErr w:type="spellStart"/>
      <w:r w:rsidRPr="00B54308">
        <w:rPr>
          <w:sz w:val="28"/>
          <w:szCs w:val="28"/>
          <w:lang w:val="ro-RO"/>
        </w:rPr>
        <w:t>intrari</w:t>
      </w:r>
      <w:proofErr w:type="spellEnd"/>
      <w:r w:rsidRPr="00B54308">
        <w:rPr>
          <w:sz w:val="28"/>
          <w:szCs w:val="28"/>
          <w:lang w:val="ro-RO"/>
        </w:rPr>
        <w:t xml:space="preserve"> separate</w:t>
      </w:r>
      <w:r w:rsidR="007D44F2">
        <w:rPr>
          <w:sz w:val="28"/>
          <w:szCs w:val="28"/>
          <w:lang w:val="ro-RO"/>
        </w:rPr>
        <w:t xml:space="preserve"> </w:t>
      </w:r>
      <w:r w:rsidRPr="00B54308">
        <w:rPr>
          <w:sz w:val="28"/>
          <w:szCs w:val="28"/>
          <w:lang w:val="ro-RO"/>
        </w:rPr>
        <w:t xml:space="preserve">(fiecare reprezenta un </w:t>
      </w:r>
      <w:r w:rsidRPr="00B54308">
        <w:rPr>
          <w:sz w:val="28"/>
          <w:szCs w:val="28"/>
          <w:lang w:val="ro-RO"/>
        </w:rPr>
        <w:lastRenderedPageBreak/>
        <w:t xml:space="preserve">vector de 16 </w:t>
      </w:r>
      <w:proofErr w:type="spellStart"/>
      <w:r w:rsidRPr="00B54308">
        <w:rPr>
          <w:sz w:val="28"/>
          <w:szCs w:val="28"/>
          <w:lang w:val="ro-RO"/>
        </w:rPr>
        <w:t>biti</w:t>
      </w:r>
      <w:proofErr w:type="spellEnd"/>
      <w:r w:rsidRPr="00B54308">
        <w:rPr>
          <w:sz w:val="28"/>
          <w:szCs w:val="28"/>
          <w:lang w:val="ro-RO"/>
        </w:rPr>
        <w:t xml:space="preserve"> si </w:t>
      </w:r>
      <w:proofErr w:type="spellStart"/>
      <w:r w:rsidRPr="00B54308">
        <w:rPr>
          <w:sz w:val="28"/>
          <w:szCs w:val="28"/>
          <w:lang w:val="ro-RO"/>
        </w:rPr>
        <w:t>incurca</w:t>
      </w:r>
      <w:proofErr w:type="spellEnd"/>
      <w:r w:rsidRPr="00B54308">
        <w:rPr>
          <w:sz w:val="28"/>
          <w:szCs w:val="28"/>
          <w:lang w:val="ro-RO"/>
        </w:rPr>
        <w:t xml:space="preserve">, nu doar </w:t>
      </w:r>
      <w:proofErr w:type="spellStart"/>
      <w:r w:rsidRPr="00B54308">
        <w:rPr>
          <w:sz w:val="28"/>
          <w:szCs w:val="28"/>
          <w:lang w:val="ro-RO"/>
        </w:rPr>
        <w:t>atat</w:t>
      </w:r>
      <w:proofErr w:type="spellEnd"/>
      <w:r w:rsidRPr="00B54308">
        <w:rPr>
          <w:sz w:val="28"/>
          <w:szCs w:val="28"/>
          <w:lang w:val="ro-RO"/>
        </w:rPr>
        <w:t xml:space="preserve"> echipa de implementare cat si pe utilizator </w:t>
      </w:r>
      <w:proofErr w:type="spellStart"/>
      <w:r w:rsidRPr="00B54308">
        <w:rPr>
          <w:sz w:val="28"/>
          <w:szCs w:val="28"/>
          <w:lang w:val="ro-RO"/>
        </w:rPr>
        <w:t>avand</w:t>
      </w:r>
      <w:proofErr w:type="spellEnd"/>
      <w:r w:rsidRPr="00B54308">
        <w:rPr>
          <w:sz w:val="28"/>
          <w:szCs w:val="28"/>
          <w:lang w:val="ro-RO"/>
        </w:rPr>
        <w:t xml:space="preserve"> in vedere ca numerele in baza 2 mari sunt extrem de greu de </w:t>
      </w:r>
      <w:proofErr w:type="spellStart"/>
      <w:r w:rsidRPr="00B54308">
        <w:rPr>
          <w:sz w:val="28"/>
          <w:szCs w:val="28"/>
          <w:lang w:val="ro-RO"/>
        </w:rPr>
        <w:t>retinut</w:t>
      </w:r>
      <w:proofErr w:type="spellEnd"/>
      <w:r w:rsidR="007D44F2">
        <w:rPr>
          <w:sz w:val="28"/>
          <w:szCs w:val="28"/>
          <w:lang w:val="ro-RO"/>
        </w:rPr>
        <w:t>).</w:t>
      </w:r>
    </w:p>
    <w:p w14:paraId="62156CAC" w14:textId="5C403E8F" w:rsidR="00B54308" w:rsidRPr="00B54308" w:rsidRDefault="00B54308" w:rsidP="00B54308">
      <w:p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  </w:t>
      </w:r>
      <w:proofErr w:type="spellStart"/>
      <w:r w:rsidRPr="00B54308">
        <w:rPr>
          <w:sz w:val="28"/>
          <w:szCs w:val="28"/>
          <w:lang w:val="ro-RO"/>
        </w:rPr>
        <w:t>Solutia</w:t>
      </w:r>
      <w:proofErr w:type="spellEnd"/>
      <w:r w:rsidRPr="00B54308">
        <w:rPr>
          <w:sz w:val="28"/>
          <w:szCs w:val="28"/>
          <w:lang w:val="ro-RO"/>
        </w:rPr>
        <w:t xml:space="preserve"> acestei probleme a fost reducerea de la 48 de </w:t>
      </w:r>
      <w:proofErr w:type="spellStart"/>
      <w:r w:rsidRPr="00B54308">
        <w:rPr>
          <w:sz w:val="28"/>
          <w:szCs w:val="28"/>
          <w:lang w:val="ro-RO"/>
        </w:rPr>
        <w:t>intrari</w:t>
      </w:r>
      <w:proofErr w:type="spellEnd"/>
      <w:r w:rsidRPr="00B54308">
        <w:rPr>
          <w:sz w:val="28"/>
          <w:szCs w:val="28"/>
          <w:lang w:val="ro-RO"/>
        </w:rPr>
        <w:t xml:space="preserve"> separate la doar 5 prin implementarea unor butoane care sa </w:t>
      </w:r>
      <w:proofErr w:type="spellStart"/>
      <w:r w:rsidRPr="00B54308">
        <w:rPr>
          <w:sz w:val="28"/>
          <w:szCs w:val="28"/>
          <w:lang w:val="ro-RO"/>
        </w:rPr>
        <w:t>functioneze</w:t>
      </w:r>
      <w:proofErr w:type="spellEnd"/>
      <w:r w:rsidRPr="00B54308">
        <w:rPr>
          <w:sz w:val="28"/>
          <w:szCs w:val="28"/>
          <w:lang w:val="ro-RO"/>
        </w:rPr>
        <w:t xml:space="preserve"> pentru mai multe </w:t>
      </w:r>
      <w:proofErr w:type="spellStart"/>
      <w:r w:rsidRPr="00B54308">
        <w:rPr>
          <w:sz w:val="28"/>
          <w:szCs w:val="28"/>
          <w:lang w:val="ro-RO"/>
        </w:rPr>
        <w:t>intrari</w:t>
      </w:r>
      <w:proofErr w:type="spellEnd"/>
      <w:r w:rsidRPr="00B54308">
        <w:rPr>
          <w:sz w:val="28"/>
          <w:szCs w:val="28"/>
          <w:lang w:val="ro-RO"/>
        </w:rPr>
        <w:t xml:space="preserve">: primul buton </w:t>
      </w:r>
      <w:proofErr w:type="spellStart"/>
      <w:r w:rsidRPr="00B54308">
        <w:rPr>
          <w:sz w:val="28"/>
          <w:szCs w:val="28"/>
          <w:lang w:val="ro-RO"/>
        </w:rPr>
        <w:t>selecteaza</w:t>
      </w:r>
      <w:proofErr w:type="spellEnd"/>
      <w:r w:rsidRPr="00B54308">
        <w:rPr>
          <w:sz w:val="28"/>
          <w:szCs w:val="28"/>
          <w:lang w:val="ro-RO"/>
        </w:rPr>
        <w:t xml:space="preserve"> ce dorim sa introducem</w:t>
      </w:r>
      <w:r w:rsidR="007D44F2">
        <w:rPr>
          <w:sz w:val="28"/>
          <w:szCs w:val="28"/>
          <w:lang w:val="ro-RO"/>
        </w:rPr>
        <w:t xml:space="preserve"> </w:t>
      </w:r>
      <w:r w:rsidRPr="00B54308">
        <w:rPr>
          <w:sz w:val="28"/>
          <w:szCs w:val="28"/>
          <w:lang w:val="ro-RO"/>
        </w:rPr>
        <w:t>(</w:t>
      </w:r>
      <w:proofErr w:type="spellStart"/>
      <w:r w:rsidRPr="00B54308">
        <w:rPr>
          <w:sz w:val="28"/>
          <w:szCs w:val="28"/>
          <w:lang w:val="ro-RO"/>
        </w:rPr>
        <w:t>neapasat</w:t>
      </w:r>
      <w:proofErr w:type="spellEnd"/>
      <w:r w:rsidRPr="00B54308">
        <w:rPr>
          <w:sz w:val="28"/>
          <w:szCs w:val="28"/>
          <w:lang w:val="ro-RO"/>
        </w:rPr>
        <w:t xml:space="preserve"> se poate introduce pinul, </w:t>
      </w:r>
      <w:proofErr w:type="spellStart"/>
      <w:r w:rsidRPr="00B54308">
        <w:rPr>
          <w:sz w:val="28"/>
          <w:szCs w:val="28"/>
          <w:lang w:val="ro-RO"/>
        </w:rPr>
        <w:t>apasat</w:t>
      </w:r>
      <w:proofErr w:type="spellEnd"/>
      <w:r w:rsidRPr="00B54308">
        <w:rPr>
          <w:sz w:val="28"/>
          <w:szCs w:val="28"/>
          <w:lang w:val="ro-RO"/>
        </w:rPr>
        <w:t xml:space="preserve"> o data se introduce pinul nou si daca </w:t>
      </w:r>
      <w:proofErr w:type="spellStart"/>
      <w:r w:rsidRPr="00B54308">
        <w:rPr>
          <w:sz w:val="28"/>
          <w:szCs w:val="28"/>
          <w:lang w:val="ro-RO"/>
        </w:rPr>
        <w:t>il</w:t>
      </w:r>
      <w:proofErr w:type="spellEnd"/>
      <w:r w:rsidRPr="00B54308">
        <w:rPr>
          <w:sz w:val="28"/>
          <w:szCs w:val="28"/>
          <w:lang w:val="ro-RO"/>
        </w:rPr>
        <w:t xml:space="preserve"> </w:t>
      </w:r>
      <w:proofErr w:type="spellStart"/>
      <w:r w:rsidRPr="00B54308">
        <w:rPr>
          <w:sz w:val="28"/>
          <w:szCs w:val="28"/>
          <w:lang w:val="ro-RO"/>
        </w:rPr>
        <w:t>apasam</w:t>
      </w:r>
      <w:proofErr w:type="spellEnd"/>
      <w:r w:rsidRPr="00B54308">
        <w:rPr>
          <w:sz w:val="28"/>
          <w:szCs w:val="28"/>
          <w:lang w:val="ro-RO"/>
        </w:rPr>
        <w:t xml:space="preserve"> de 3 ori se va introduce suma ceruta</w:t>
      </w:r>
      <w:r w:rsidR="007D44F2">
        <w:rPr>
          <w:sz w:val="28"/>
          <w:szCs w:val="28"/>
          <w:lang w:val="ro-RO"/>
        </w:rPr>
        <w:t>).</w:t>
      </w:r>
    </w:p>
    <w:p w14:paraId="6AF6E41D" w14:textId="7444FC33" w:rsidR="00B54308" w:rsidRPr="00B54308" w:rsidRDefault="00B54308" w:rsidP="00B54308">
      <w:p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  </w:t>
      </w:r>
      <w:r w:rsidRPr="00B54308">
        <w:rPr>
          <w:sz w:val="28"/>
          <w:szCs w:val="28"/>
          <w:lang w:val="ro-RO"/>
        </w:rPr>
        <w:t xml:space="preserve">Cele 3 se introduc mult mai </w:t>
      </w:r>
      <w:proofErr w:type="spellStart"/>
      <w:r w:rsidRPr="00B54308">
        <w:rPr>
          <w:sz w:val="28"/>
          <w:szCs w:val="28"/>
          <w:lang w:val="ro-RO"/>
        </w:rPr>
        <w:t>usor</w:t>
      </w:r>
      <w:proofErr w:type="spellEnd"/>
      <w:r w:rsidRPr="00B54308">
        <w:rPr>
          <w:sz w:val="28"/>
          <w:szCs w:val="28"/>
          <w:lang w:val="ro-RO"/>
        </w:rPr>
        <w:t xml:space="preserve"> </w:t>
      </w:r>
      <w:proofErr w:type="spellStart"/>
      <w:r w:rsidRPr="00B54308">
        <w:rPr>
          <w:sz w:val="28"/>
          <w:szCs w:val="28"/>
          <w:lang w:val="ro-RO"/>
        </w:rPr>
        <w:t>decat</w:t>
      </w:r>
      <w:proofErr w:type="spellEnd"/>
      <w:r w:rsidRPr="00B54308">
        <w:rPr>
          <w:sz w:val="28"/>
          <w:szCs w:val="28"/>
          <w:lang w:val="ro-RO"/>
        </w:rPr>
        <w:t xml:space="preserve"> </w:t>
      </w:r>
      <w:proofErr w:type="spellStart"/>
      <w:r w:rsidRPr="00B54308">
        <w:rPr>
          <w:sz w:val="28"/>
          <w:szCs w:val="28"/>
          <w:lang w:val="ro-RO"/>
        </w:rPr>
        <w:t>inainte</w:t>
      </w:r>
      <w:proofErr w:type="spellEnd"/>
      <w:r w:rsidRPr="00B54308">
        <w:rPr>
          <w:sz w:val="28"/>
          <w:szCs w:val="28"/>
          <w:lang w:val="ro-RO"/>
        </w:rPr>
        <w:t>: exista 4 butoane</w:t>
      </w:r>
      <w:r w:rsidR="007D44F2">
        <w:rPr>
          <w:sz w:val="28"/>
          <w:szCs w:val="28"/>
          <w:lang w:val="ro-RO"/>
        </w:rPr>
        <w:t xml:space="preserve"> </w:t>
      </w:r>
      <w:r w:rsidRPr="00B54308">
        <w:rPr>
          <w:sz w:val="28"/>
          <w:szCs w:val="28"/>
          <w:lang w:val="ro-RO"/>
        </w:rPr>
        <w:t xml:space="preserve">(cate unul pentru mii, sute, zeci, </w:t>
      </w:r>
      <w:proofErr w:type="spellStart"/>
      <w:r w:rsidRPr="00B54308">
        <w:rPr>
          <w:sz w:val="28"/>
          <w:szCs w:val="28"/>
          <w:lang w:val="ro-RO"/>
        </w:rPr>
        <w:t>unitati</w:t>
      </w:r>
      <w:proofErr w:type="spellEnd"/>
      <w:r w:rsidRPr="00B54308">
        <w:rPr>
          <w:sz w:val="28"/>
          <w:szCs w:val="28"/>
          <w:lang w:val="ro-RO"/>
        </w:rPr>
        <w:t xml:space="preserve">) si prin urmare de cate ori e </w:t>
      </w:r>
      <w:proofErr w:type="spellStart"/>
      <w:r w:rsidRPr="00B54308">
        <w:rPr>
          <w:sz w:val="28"/>
          <w:szCs w:val="28"/>
          <w:lang w:val="ro-RO"/>
        </w:rPr>
        <w:t>apas</w:t>
      </w:r>
      <w:r w:rsidR="007D44F2">
        <w:rPr>
          <w:sz w:val="28"/>
          <w:szCs w:val="28"/>
          <w:lang w:val="ro-RO"/>
        </w:rPr>
        <w:t>a</w:t>
      </w:r>
      <w:r w:rsidRPr="00B54308">
        <w:rPr>
          <w:sz w:val="28"/>
          <w:szCs w:val="28"/>
          <w:lang w:val="ro-RO"/>
        </w:rPr>
        <w:t>t</w:t>
      </w:r>
      <w:proofErr w:type="spellEnd"/>
      <w:r w:rsidRPr="00B54308">
        <w:rPr>
          <w:sz w:val="28"/>
          <w:szCs w:val="28"/>
          <w:lang w:val="ro-RO"/>
        </w:rPr>
        <w:t xml:space="preserve"> fiecare buton</w:t>
      </w:r>
      <w:r w:rsidR="007D44F2">
        <w:rPr>
          <w:sz w:val="28"/>
          <w:szCs w:val="28"/>
          <w:lang w:val="ro-RO"/>
        </w:rPr>
        <w:t xml:space="preserve">, </w:t>
      </w:r>
      <w:r w:rsidRPr="00B54308">
        <w:rPr>
          <w:sz w:val="28"/>
          <w:szCs w:val="28"/>
          <w:lang w:val="ro-RO"/>
        </w:rPr>
        <w:t>ace</w:t>
      </w:r>
      <w:r w:rsidR="007D44F2">
        <w:rPr>
          <w:sz w:val="28"/>
          <w:szCs w:val="28"/>
          <w:lang w:val="ro-RO"/>
        </w:rPr>
        <w:t>e</w:t>
      </w:r>
      <w:r w:rsidRPr="00B54308">
        <w:rPr>
          <w:sz w:val="28"/>
          <w:szCs w:val="28"/>
          <w:lang w:val="ro-RO"/>
        </w:rPr>
        <w:t>a va fi cifra acelui ordin:</w:t>
      </w:r>
    </w:p>
    <w:p w14:paraId="1C9A2060" w14:textId="6E8976BE" w:rsidR="00B54308" w:rsidRPr="00B54308" w:rsidRDefault="00B54308" w:rsidP="00B54308">
      <w:p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  </w:t>
      </w:r>
      <w:proofErr w:type="spellStart"/>
      <w:r w:rsidRPr="00B54308">
        <w:rPr>
          <w:sz w:val="28"/>
          <w:szCs w:val="28"/>
          <w:lang w:val="ro-RO"/>
        </w:rPr>
        <w:t>Apasam</w:t>
      </w:r>
      <w:proofErr w:type="spellEnd"/>
      <w:r w:rsidRPr="00B54308">
        <w:rPr>
          <w:sz w:val="28"/>
          <w:szCs w:val="28"/>
          <w:lang w:val="ro-RO"/>
        </w:rPr>
        <w:t xml:space="preserve"> de 2 ori primul buton, de 5 ori pe al doilea, de 7 ori pe al treilea si de 9 ori pe ultimul</w:t>
      </w:r>
      <w:r w:rsidR="007D44F2">
        <w:rPr>
          <w:sz w:val="28"/>
          <w:szCs w:val="28"/>
          <w:lang w:val="ro-RO"/>
        </w:rPr>
        <w:t>.</w:t>
      </w:r>
      <w:r w:rsidRPr="00B54308">
        <w:rPr>
          <w:sz w:val="28"/>
          <w:szCs w:val="28"/>
          <w:lang w:val="ro-RO"/>
        </w:rPr>
        <w:t xml:space="preserve"> </w:t>
      </w:r>
      <w:proofErr w:type="spellStart"/>
      <w:r w:rsidR="007D44F2">
        <w:rPr>
          <w:sz w:val="28"/>
          <w:szCs w:val="28"/>
          <w:lang w:val="ro-RO"/>
        </w:rPr>
        <w:t>N</w:t>
      </w:r>
      <w:r w:rsidRPr="00B54308">
        <w:rPr>
          <w:sz w:val="28"/>
          <w:szCs w:val="28"/>
          <w:lang w:val="ro-RO"/>
        </w:rPr>
        <w:t>umarul</w:t>
      </w:r>
      <w:proofErr w:type="spellEnd"/>
      <w:r w:rsidRPr="00B54308">
        <w:rPr>
          <w:sz w:val="28"/>
          <w:szCs w:val="28"/>
          <w:lang w:val="ro-RO"/>
        </w:rPr>
        <w:t xml:space="preserve"> format va fi 2579.</w:t>
      </w:r>
    </w:p>
    <w:p w14:paraId="4A33401E" w14:textId="2A9D5A4D" w:rsidR="00B54308" w:rsidRDefault="00B54308" w:rsidP="00B54308">
      <w:p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  </w:t>
      </w:r>
      <w:r w:rsidRPr="00B54308">
        <w:rPr>
          <w:sz w:val="28"/>
          <w:szCs w:val="28"/>
          <w:lang w:val="ro-RO"/>
        </w:rPr>
        <w:t xml:space="preserve">Aceasta metoda de implementare </w:t>
      </w:r>
      <w:proofErr w:type="spellStart"/>
      <w:r w:rsidRPr="00B54308">
        <w:rPr>
          <w:sz w:val="28"/>
          <w:szCs w:val="28"/>
          <w:lang w:val="ro-RO"/>
        </w:rPr>
        <w:t>dupa</w:t>
      </w:r>
      <w:proofErr w:type="spellEnd"/>
      <w:r w:rsidRPr="00B54308">
        <w:rPr>
          <w:sz w:val="28"/>
          <w:szCs w:val="28"/>
          <w:lang w:val="ro-RO"/>
        </w:rPr>
        <w:t xml:space="preserve"> cum </w:t>
      </w:r>
      <w:proofErr w:type="spellStart"/>
      <w:r w:rsidRPr="00B54308">
        <w:rPr>
          <w:sz w:val="28"/>
          <w:szCs w:val="28"/>
          <w:lang w:val="ro-RO"/>
        </w:rPr>
        <w:t>ati</w:t>
      </w:r>
      <w:proofErr w:type="spellEnd"/>
      <w:r w:rsidRPr="00B54308">
        <w:rPr>
          <w:sz w:val="28"/>
          <w:szCs w:val="28"/>
          <w:lang w:val="ro-RO"/>
        </w:rPr>
        <w:t xml:space="preserve"> putut vedea este una dintre cele mai bune metode si cea mai buna </w:t>
      </w:r>
      <w:proofErr w:type="spellStart"/>
      <w:r w:rsidRPr="00B54308">
        <w:rPr>
          <w:sz w:val="28"/>
          <w:szCs w:val="28"/>
          <w:lang w:val="ro-RO"/>
        </w:rPr>
        <w:t>gasita</w:t>
      </w:r>
      <w:proofErr w:type="spellEnd"/>
      <w:r w:rsidRPr="00B54308">
        <w:rPr>
          <w:sz w:val="28"/>
          <w:szCs w:val="28"/>
          <w:lang w:val="ro-RO"/>
        </w:rPr>
        <w:t xml:space="preserve"> de noi.</w:t>
      </w:r>
    </w:p>
    <w:p w14:paraId="5DA9E952" w14:textId="5A68D032" w:rsidR="00B54308" w:rsidRDefault="00B54308" w:rsidP="00B54308">
      <w:pPr>
        <w:spacing w:line="360" w:lineRule="auto"/>
        <w:rPr>
          <w:sz w:val="28"/>
          <w:szCs w:val="28"/>
          <w:lang w:val="ro-RO"/>
        </w:rPr>
      </w:pPr>
    </w:p>
    <w:p w14:paraId="0207ED1A" w14:textId="5648ACF6" w:rsidR="00B54308" w:rsidRDefault="00B54308" w:rsidP="00B54308">
      <w:pPr>
        <w:pStyle w:val="Listparagraf"/>
        <w:numPr>
          <w:ilvl w:val="0"/>
          <w:numId w:val="2"/>
        </w:numPr>
        <w:spacing w:line="360" w:lineRule="auto"/>
        <w:rPr>
          <w:b/>
          <w:bCs/>
          <w:sz w:val="40"/>
          <w:szCs w:val="40"/>
          <w:u w:val="single"/>
          <w:lang w:val="ro-RO"/>
        </w:rPr>
      </w:pPr>
      <w:r w:rsidRPr="00B54308">
        <w:rPr>
          <w:b/>
          <w:bCs/>
          <w:sz w:val="40"/>
          <w:szCs w:val="40"/>
          <w:u w:val="single"/>
          <w:lang w:val="ro-RO"/>
        </w:rPr>
        <w:t>Utilizare si rezultate</w:t>
      </w:r>
      <w:r w:rsidR="007D44F2">
        <w:rPr>
          <w:b/>
          <w:bCs/>
          <w:sz w:val="40"/>
          <w:szCs w:val="40"/>
          <w:u w:val="single"/>
          <w:lang w:val="ro-RO"/>
        </w:rPr>
        <w:t xml:space="preserve"> (capitol realizat de Corpodean Darius)</w:t>
      </w:r>
    </w:p>
    <w:p w14:paraId="4B20ED5D" w14:textId="1B91240D" w:rsidR="00B54308" w:rsidRDefault="00B54308" w:rsidP="00B54308">
      <w:p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  Resursele necesare pentru realizarea proiectului nostru au fost Active HDL, simulatorul din Active HDL</w:t>
      </w:r>
      <w:r w:rsidR="000550D2">
        <w:rPr>
          <w:sz w:val="28"/>
          <w:szCs w:val="28"/>
          <w:lang w:val="ro-RO"/>
        </w:rPr>
        <w:t>, editorul schematic</w:t>
      </w:r>
      <w:r>
        <w:rPr>
          <w:sz w:val="28"/>
          <w:szCs w:val="28"/>
          <w:lang w:val="ro-RO"/>
        </w:rPr>
        <w:t xml:space="preserve"> si ISE Design Suite. </w:t>
      </w:r>
    </w:p>
    <w:p w14:paraId="2A20D480" w14:textId="7A983310" w:rsidR="00726CF7" w:rsidRDefault="00726CF7" w:rsidP="00B54308">
      <w:p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 xml:space="preserve">  </w:t>
      </w:r>
      <w:r>
        <w:rPr>
          <w:noProof/>
          <w:sz w:val="28"/>
          <w:szCs w:val="28"/>
          <w:lang w:val="ro-RO"/>
        </w:rPr>
        <w:drawing>
          <wp:inline distT="0" distB="0" distL="0" distR="0" wp14:anchorId="02411D85" wp14:editId="556ABB17">
            <wp:extent cx="5943600" cy="5467350"/>
            <wp:effectExtent l="0" t="0" r="0" b="0"/>
            <wp:docPr id="52" name="I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47EA0" w14:textId="20BA2875" w:rsidR="00726CF7" w:rsidRDefault="00726CF7" w:rsidP="00B54308">
      <w:p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  Placa aleasa de noi care corespunde </w:t>
      </w:r>
      <w:proofErr w:type="spellStart"/>
      <w:r>
        <w:rPr>
          <w:sz w:val="28"/>
          <w:szCs w:val="28"/>
          <w:lang w:val="ro-RO"/>
        </w:rPr>
        <w:t>necesatilor</w:t>
      </w:r>
      <w:proofErr w:type="spellEnd"/>
      <w:r>
        <w:rPr>
          <w:sz w:val="28"/>
          <w:szCs w:val="28"/>
          <w:lang w:val="ro-RO"/>
        </w:rPr>
        <w:t xml:space="preserve"> proiectului este </w:t>
      </w:r>
      <w:proofErr w:type="spellStart"/>
      <w:r>
        <w:rPr>
          <w:sz w:val="28"/>
          <w:szCs w:val="28"/>
          <w:lang w:val="ro-RO"/>
        </w:rPr>
        <w:t>Nexys</w:t>
      </w:r>
      <w:proofErr w:type="spellEnd"/>
      <w:r>
        <w:rPr>
          <w:sz w:val="28"/>
          <w:szCs w:val="28"/>
          <w:lang w:val="ro-RO"/>
        </w:rPr>
        <w:t xml:space="preserve"> 4. </w:t>
      </w:r>
    </w:p>
    <w:p w14:paraId="1F40C48F" w14:textId="59BE3FC1" w:rsidR="00726CF7" w:rsidRDefault="00726CF7" w:rsidP="00B54308">
      <w:p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  Aceasta dispune de 8 </w:t>
      </w:r>
      <w:proofErr w:type="spellStart"/>
      <w:r>
        <w:rPr>
          <w:sz w:val="28"/>
          <w:szCs w:val="28"/>
          <w:lang w:val="ro-RO"/>
        </w:rPr>
        <w:t>afisoare</w:t>
      </w:r>
      <w:proofErr w:type="spellEnd"/>
      <w:r>
        <w:rPr>
          <w:sz w:val="28"/>
          <w:szCs w:val="28"/>
          <w:lang w:val="ro-RO"/>
        </w:rPr>
        <w:t xml:space="preserve"> 7 segmente, 16 comutatoare cu 2 </w:t>
      </w:r>
      <w:proofErr w:type="spellStart"/>
      <w:r>
        <w:rPr>
          <w:sz w:val="28"/>
          <w:szCs w:val="28"/>
          <w:lang w:val="ro-RO"/>
        </w:rPr>
        <w:t>stari</w:t>
      </w:r>
      <w:proofErr w:type="spellEnd"/>
      <w:r>
        <w:rPr>
          <w:sz w:val="28"/>
          <w:szCs w:val="28"/>
          <w:lang w:val="ro-RO"/>
        </w:rPr>
        <w:t xml:space="preserve">, 5 comutatoare de tip </w:t>
      </w:r>
      <w:proofErr w:type="spellStart"/>
      <w:r>
        <w:rPr>
          <w:sz w:val="28"/>
          <w:szCs w:val="28"/>
          <w:lang w:val="ro-RO"/>
        </w:rPr>
        <w:t>push</w:t>
      </w:r>
      <w:proofErr w:type="spellEnd"/>
      <w:r>
        <w:rPr>
          <w:sz w:val="28"/>
          <w:szCs w:val="28"/>
          <w:lang w:val="ro-RO"/>
        </w:rPr>
        <w:t xml:space="preserve"> – </w:t>
      </w:r>
      <w:proofErr w:type="spellStart"/>
      <w:r>
        <w:rPr>
          <w:sz w:val="28"/>
          <w:szCs w:val="28"/>
          <w:lang w:val="ro-RO"/>
        </w:rPr>
        <w:t>botton</w:t>
      </w:r>
      <w:proofErr w:type="spellEnd"/>
      <w:r>
        <w:rPr>
          <w:sz w:val="28"/>
          <w:szCs w:val="28"/>
          <w:lang w:val="ro-RO"/>
        </w:rPr>
        <w:t xml:space="preserve"> si LED-urile. </w:t>
      </w:r>
    </w:p>
    <w:p w14:paraId="72A0AE75" w14:textId="5BAC4653" w:rsidR="00726CF7" w:rsidRDefault="00726CF7" w:rsidP="00B54308">
      <w:p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  Dintre cele 16 comutatoare cu 2 </w:t>
      </w:r>
      <w:proofErr w:type="spellStart"/>
      <w:r>
        <w:rPr>
          <w:sz w:val="28"/>
          <w:szCs w:val="28"/>
          <w:lang w:val="ro-RO"/>
        </w:rPr>
        <w:t>stari</w:t>
      </w:r>
      <w:proofErr w:type="spellEnd"/>
      <w:r>
        <w:rPr>
          <w:sz w:val="28"/>
          <w:szCs w:val="28"/>
          <w:lang w:val="ro-RO"/>
        </w:rPr>
        <w:t xml:space="preserve">: </w:t>
      </w:r>
    </w:p>
    <w:p w14:paraId="7B12BA3C" w14:textId="56AA7424" w:rsidR="00726CF7" w:rsidRDefault="00726CF7" w:rsidP="00726CF7">
      <w:pPr>
        <w:pStyle w:val="Listparagraf"/>
        <w:numPr>
          <w:ilvl w:val="0"/>
          <w:numId w:val="40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3 au fost folosite pentru introducerea adresei cardului</w:t>
      </w:r>
    </w:p>
    <w:p w14:paraId="64365DAC" w14:textId="58B55384" w:rsidR="00726CF7" w:rsidRDefault="00726CF7" w:rsidP="00726CF7">
      <w:pPr>
        <w:pStyle w:val="Listparagraf"/>
        <w:numPr>
          <w:ilvl w:val="0"/>
          <w:numId w:val="40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2 pentru selectarea </w:t>
      </w:r>
      <w:proofErr w:type="spellStart"/>
      <w:r>
        <w:rPr>
          <w:sz w:val="28"/>
          <w:szCs w:val="28"/>
          <w:lang w:val="ro-RO"/>
        </w:rPr>
        <w:t>operatiei</w:t>
      </w:r>
      <w:proofErr w:type="spellEnd"/>
    </w:p>
    <w:p w14:paraId="3F51DD06" w14:textId="70C18DB3" w:rsidR="00726CF7" w:rsidRDefault="00726CF7" w:rsidP="00726CF7">
      <w:pPr>
        <w:pStyle w:val="Listparagraf"/>
        <w:numPr>
          <w:ilvl w:val="0"/>
          <w:numId w:val="40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>9 pentru introducerea bancnotei</w:t>
      </w:r>
    </w:p>
    <w:p w14:paraId="4C65F7ED" w14:textId="1EA5F7C7" w:rsidR="00726CF7" w:rsidRDefault="00726CF7" w:rsidP="00726CF7">
      <w:p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Dintre cele 5 comutatoare de tip </w:t>
      </w:r>
      <w:proofErr w:type="spellStart"/>
      <w:r>
        <w:rPr>
          <w:sz w:val="28"/>
          <w:szCs w:val="28"/>
          <w:lang w:val="ro-RO"/>
        </w:rPr>
        <w:t>push-botton</w:t>
      </w:r>
      <w:proofErr w:type="spellEnd"/>
      <w:r>
        <w:rPr>
          <w:sz w:val="28"/>
          <w:szCs w:val="28"/>
          <w:lang w:val="ro-RO"/>
        </w:rPr>
        <w:t>:</w:t>
      </w:r>
    </w:p>
    <w:p w14:paraId="601F5692" w14:textId="610DD8FC" w:rsidR="00726CF7" w:rsidRDefault="00726CF7" w:rsidP="00726CF7">
      <w:pPr>
        <w:pStyle w:val="Listparagraf"/>
        <w:numPr>
          <w:ilvl w:val="0"/>
          <w:numId w:val="41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Unul este folosit pentru selectarea pinului / pinului nou / sumei cerute</w:t>
      </w:r>
    </w:p>
    <w:p w14:paraId="6B4A2186" w14:textId="204288F7" w:rsidR="00726CF7" w:rsidRDefault="00726CF7" w:rsidP="00726CF7">
      <w:pPr>
        <w:pStyle w:val="Listparagraf"/>
        <w:numPr>
          <w:ilvl w:val="0"/>
          <w:numId w:val="41"/>
        </w:num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Celelalte 4 sunt folosite pentru determinarea </w:t>
      </w:r>
      <w:proofErr w:type="spellStart"/>
      <w:r>
        <w:rPr>
          <w:sz w:val="28"/>
          <w:szCs w:val="28"/>
          <w:lang w:val="ro-RO"/>
        </w:rPr>
        <w:t>unitatilor</w:t>
      </w:r>
      <w:proofErr w:type="spellEnd"/>
      <w:r>
        <w:rPr>
          <w:sz w:val="28"/>
          <w:szCs w:val="28"/>
          <w:lang w:val="ro-RO"/>
        </w:rPr>
        <w:t xml:space="preserve">, zecilor, sutelor si miilor </w:t>
      </w:r>
      <w:proofErr w:type="spellStart"/>
      <w:r>
        <w:rPr>
          <w:sz w:val="28"/>
          <w:szCs w:val="28"/>
          <w:lang w:val="ro-RO"/>
        </w:rPr>
        <w:t>numarului</w:t>
      </w:r>
      <w:proofErr w:type="spellEnd"/>
      <w:r>
        <w:rPr>
          <w:sz w:val="28"/>
          <w:szCs w:val="28"/>
          <w:lang w:val="ro-RO"/>
        </w:rPr>
        <w:t xml:space="preserve"> selectat mai sus</w:t>
      </w:r>
    </w:p>
    <w:p w14:paraId="338D2AE5" w14:textId="73693921" w:rsidR="00726CF7" w:rsidRDefault="00726CF7" w:rsidP="00726CF7">
      <w:p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  </w:t>
      </w:r>
      <w:proofErr w:type="spellStart"/>
      <w:r>
        <w:rPr>
          <w:sz w:val="28"/>
          <w:szCs w:val="28"/>
          <w:lang w:val="ro-RO"/>
        </w:rPr>
        <w:t>Clockul</w:t>
      </w:r>
      <w:proofErr w:type="spellEnd"/>
      <w:r>
        <w:rPr>
          <w:sz w:val="28"/>
          <w:szCs w:val="28"/>
          <w:lang w:val="ro-RO"/>
        </w:rPr>
        <w:t xml:space="preserve"> integrat pe placa FPGA</w:t>
      </w:r>
    </w:p>
    <w:p w14:paraId="26C19DE7" w14:textId="16721A6E" w:rsidR="00726CF7" w:rsidRDefault="00726CF7" w:rsidP="00726CF7">
      <w:p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Placa FPGA </w:t>
      </w:r>
      <w:proofErr w:type="spellStart"/>
      <w:r>
        <w:rPr>
          <w:sz w:val="28"/>
          <w:szCs w:val="28"/>
          <w:lang w:val="ro-RO"/>
        </w:rPr>
        <w:t>Nexys</w:t>
      </w:r>
      <w:proofErr w:type="spellEnd"/>
      <w:r>
        <w:rPr>
          <w:sz w:val="28"/>
          <w:szCs w:val="28"/>
          <w:lang w:val="ro-RO"/>
        </w:rPr>
        <w:t xml:space="preserve"> 4 include un </w:t>
      </w:r>
      <w:proofErr w:type="spellStart"/>
      <w:r>
        <w:rPr>
          <w:sz w:val="28"/>
          <w:szCs w:val="28"/>
          <w:lang w:val="ro-RO"/>
        </w:rPr>
        <w:t>oscliator</w:t>
      </w:r>
      <w:proofErr w:type="spellEnd"/>
      <w:r>
        <w:rPr>
          <w:sz w:val="28"/>
          <w:szCs w:val="28"/>
          <w:lang w:val="ro-RO"/>
        </w:rPr>
        <w:t xml:space="preserve"> de </w:t>
      </w:r>
      <w:proofErr w:type="spellStart"/>
      <w:r>
        <w:rPr>
          <w:sz w:val="28"/>
          <w:szCs w:val="28"/>
          <w:lang w:val="ro-RO"/>
        </w:rPr>
        <w:t>quartz</w:t>
      </w:r>
      <w:proofErr w:type="spellEnd"/>
      <w:r>
        <w:rPr>
          <w:sz w:val="28"/>
          <w:szCs w:val="28"/>
          <w:lang w:val="ro-RO"/>
        </w:rPr>
        <w:t xml:space="preserve"> de 100 MHz </w:t>
      </w:r>
      <w:r w:rsidR="00D905A3">
        <w:rPr>
          <w:sz w:val="28"/>
          <w:szCs w:val="28"/>
          <w:lang w:val="ro-RO"/>
        </w:rPr>
        <w:t xml:space="preserve">care se </w:t>
      </w:r>
      <w:proofErr w:type="spellStart"/>
      <w:r w:rsidR="00D905A3">
        <w:rPr>
          <w:sz w:val="28"/>
          <w:szCs w:val="28"/>
          <w:lang w:val="ro-RO"/>
        </w:rPr>
        <w:t>gaseste</w:t>
      </w:r>
      <w:proofErr w:type="spellEnd"/>
      <w:r w:rsidR="00D905A3">
        <w:rPr>
          <w:sz w:val="28"/>
          <w:szCs w:val="28"/>
          <w:lang w:val="ro-RO"/>
        </w:rPr>
        <w:t xml:space="preserve"> la </w:t>
      </w:r>
      <w:proofErr w:type="spellStart"/>
      <w:r w:rsidR="00D905A3">
        <w:rPr>
          <w:sz w:val="28"/>
          <w:szCs w:val="28"/>
          <w:lang w:val="ro-RO"/>
        </w:rPr>
        <w:t>locatia</w:t>
      </w:r>
      <w:proofErr w:type="spellEnd"/>
      <w:r w:rsidR="00D905A3">
        <w:rPr>
          <w:sz w:val="28"/>
          <w:szCs w:val="28"/>
          <w:lang w:val="ro-RO"/>
        </w:rPr>
        <w:t xml:space="preserve"> E3 pe placa. Acest </w:t>
      </w:r>
      <w:proofErr w:type="spellStart"/>
      <w:r w:rsidR="00D905A3">
        <w:rPr>
          <w:sz w:val="28"/>
          <w:szCs w:val="28"/>
          <w:lang w:val="ro-RO"/>
        </w:rPr>
        <w:t>clock</w:t>
      </w:r>
      <w:proofErr w:type="spellEnd"/>
      <w:r w:rsidR="00D905A3">
        <w:rPr>
          <w:sz w:val="28"/>
          <w:szCs w:val="28"/>
          <w:lang w:val="ro-RO"/>
        </w:rPr>
        <w:t xml:space="preserve"> este conectat la un divizor de frecventa si prin urmare permite sistemului sa </w:t>
      </w:r>
      <w:proofErr w:type="spellStart"/>
      <w:r w:rsidR="00D905A3">
        <w:rPr>
          <w:sz w:val="28"/>
          <w:szCs w:val="28"/>
          <w:lang w:val="ro-RO"/>
        </w:rPr>
        <w:t>functioneze</w:t>
      </w:r>
      <w:proofErr w:type="spellEnd"/>
      <w:r w:rsidR="00D905A3">
        <w:rPr>
          <w:sz w:val="28"/>
          <w:szCs w:val="28"/>
          <w:lang w:val="ro-RO"/>
        </w:rPr>
        <w:t xml:space="preserve"> la intervale de timp care permit utilizatorului sa vizualizeze buna </w:t>
      </w:r>
      <w:proofErr w:type="spellStart"/>
      <w:r w:rsidR="00D905A3">
        <w:rPr>
          <w:sz w:val="28"/>
          <w:szCs w:val="28"/>
          <w:lang w:val="ro-RO"/>
        </w:rPr>
        <w:t>functionare</w:t>
      </w:r>
      <w:proofErr w:type="spellEnd"/>
      <w:r w:rsidR="00D905A3">
        <w:rPr>
          <w:sz w:val="28"/>
          <w:szCs w:val="28"/>
          <w:lang w:val="ro-RO"/>
        </w:rPr>
        <w:t xml:space="preserve"> a sistemului. </w:t>
      </w:r>
    </w:p>
    <w:p w14:paraId="326CB66B" w14:textId="77777777" w:rsidR="00C250A6" w:rsidRPr="00726CF7" w:rsidRDefault="00C250A6" w:rsidP="00726CF7">
      <w:pPr>
        <w:spacing w:line="360" w:lineRule="auto"/>
        <w:rPr>
          <w:sz w:val="28"/>
          <w:szCs w:val="28"/>
          <w:lang w:val="ro-RO"/>
        </w:rPr>
      </w:pPr>
    </w:p>
    <w:p w14:paraId="78961A5E" w14:textId="36B3D790" w:rsidR="00FF48FD" w:rsidRDefault="00FF48FD" w:rsidP="00FF48FD">
      <w:pPr>
        <w:pStyle w:val="Listparagraf"/>
        <w:numPr>
          <w:ilvl w:val="0"/>
          <w:numId w:val="2"/>
        </w:numPr>
        <w:spacing w:line="360" w:lineRule="auto"/>
        <w:rPr>
          <w:b/>
          <w:bCs/>
          <w:sz w:val="40"/>
          <w:szCs w:val="40"/>
          <w:u w:val="single"/>
          <w:lang w:val="ro-RO"/>
        </w:rPr>
      </w:pPr>
      <w:proofErr w:type="spellStart"/>
      <w:r w:rsidRPr="00FF48FD">
        <w:rPr>
          <w:b/>
          <w:bCs/>
          <w:sz w:val="40"/>
          <w:szCs w:val="40"/>
          <w:u w:val="single"/>
          <w:lang w:val="ro-RO"/>
        </w:rPr>
        <w:t>Posibilitati</w:t>
      </w:r>
      <w:proofErr w:type="spellEnd"/>
      <w:r w:rsidRPr="00FF48FD">
        <w:rPr>
          <w:b/>
          <w:bCs/>
          <w:sz w:val="40"/>
          <w:szCs w:val="40"/>
          <w:u w:val="single"/>
          <w:lang w:val="ro-RO"/>
        </w:rPr>
        <w:t xml:space="preserve"> de dezvoltare ulterioara</w:t>
      </w:r>
      <w:r w:rsidR="007D44F2">
        <w:rPr>
          <w:b/>
          <w:bCs/>
          <w:sz w:val="40"/>
          <w:szCs w:val="40"/>
          <w:u w:val="single"/>
          <w:lang w:val="ro-RO"/>
        </w:rPr>
        <w:t xml:space="preserve"> (capitol realizat de Corpodean Darius)</w:t>
      </w:r>
    </w:p>
    <w:p w14:paraId="4C08ECFD" w14:textId="3F49C5C8" w:rsidR="00FF48FD" w:rsidRPr="00FF48FD" w:rsidRDefault="00C426B4" w:rsidP="00FF48FD">
      <w:p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  </w:t>
      </w:r>
      <w:r w:rsidR="00FF48FD" w:rsidRPr="00FF48FD">
        <w:rPr>
          <w:sz w:val="28"/>
          <w:szCs w:val="28"/>
          <w:lang w:val="ro-RO"/>
        </w:rPr>
        <w:t xml:space="preserve">In starea in care se afla proiectul in momentul actual, acesta se poate dezvolta </w:t>
      </w:r>
      <w:proofErr w:type="spellStart"/>
      <w:r w:rsidR="00FF48FD" w:rsidRPr="00FF48FD">
        <w:rPr>
          <w:sz w:val="28"/>
          <w:szCs w:val="28"/>
          <w:lang w:val="ro-RO"/>
        </w:rPr>
        <w:t>fara</w:t>
      </w:r>
      <w:proofErr w:type="spellEnd"/>
      <w:r w:rsidR="00FF48FD" w:rsidRPr="00FF48FD">
        <w:rPr>
          <w:sz w:val="28"/>
          <w:szCs w:val="28"/>
          <w:lang w:val="ro-RO"/>
        </w:rPr>
        <w:t xml:space="preserve"> foarte multe fonduri investite sau multa munca in plus. Baza (back- </w:t>
      </w:r>
      <w:proofErr w:type="spellStart"/>
      <w:r w:rsidR="00FF48FD" w:rsidRPr="00FF48FD">
        <w:rPr>
          <w:sz w:val="28"/>
          <w:szCs w:val="28"/>
          <w:lang w:val="ro-RO"/>
        </w:rPr>
        <w:t>endul</w:t>
      </w:r>
      <w:proofErr w:type="spellEnd"/>
      <w:r w:rsidR="00FF48FD" w:rsidRPr="00FF48FD">
        <w:rPr>
          <w:sz w:val="28"/>
          <w:szCs w:val="28"/>
          <w:lang w:val="ro-RO"/>
        </w:rPr>
        <w:t xml:space="preserve">) si </w:t>
      </w:r>
      <w:proofErr w:type="spellStart"/>
      <w:r w:rsidR="00FF48FD" w:rsidRPr="00FF48FD">
        <w:rPr>
          <w:sz w:val="28"/>
          <w:szCs w:val="28"/>
          <w:lang w:val="ro-RO"/>
        </w:rPr>
        <w:t>functioarea</w:t>
      </w:r>
      <w:proofErr w:type="spellEnd"/>
      <w:r w:rsidR="00FF48FD" w:rsidRPr="00FF48FD">
        <w:rPr>
          <w:sz w:val="28"/>
          <w:szCs w:val="28"/>
          <w:lang w:val="ro-RO"/>
        </w:rPr>
        <w:t xml:space="preserve"> optima a acestuia exista. Ulterior ar putea fi implementate senzori pentru </w:t>
      </w:r>
      <w:proofErr w:type="spellStart"/>
      <w:r w:rsidR="00FF48FD" w:rsidRPr="00FF48FD">
        <w:rPr>
          <w:sz w:val="28"/>
          <w:szCs w:val="28"/>
          <w:lang w:val="ro-RO"/>
        </w:rPr>
        <w:t>recunoasterea</w:t>
      </w:r>
      <w:proofErr w:type="spellEnd"/>
      <w:r w:rsidR="00FF48FD" w:rsidRPr="00FF48FD">
        <w:rPr>
          <w:sz w:val="28"/>
          <w:szCs w:val="28"/>
          <w:lang w:val="ro-RO"/>
        </w:rPr>
        <w:t xml:space="preserve"> cardului(cititoare de chip-uri, cititoare NFC), pentru a nu trebui introdusa adresa cardului si </w:t>
      </w:r>
      <w:proofErr w:type="spellStart"/>
      <w:r w:rsidR="00FF48FD" w:rsidRPr="00FF48FD">
        <w:rPr>
          <w:sz w:val="28"/>
          <w:szCs w:val="28"/>
          <w:lang w:val="ro-RO"/>
        </w:rPr>
        <w:t>cautata</w:t>
      </w:r>
      <w:proofErr w:type="spellEnd"/>
      <w:r w:rsidR="00FF48FD" w:rsidRPr="00FF48FD">
        <w:rPr>
          <w:sz w:val="28"/>
          <w:szCs w:val="28"/>
          <w:lang w:val="ro-RO"/>
        </w:rPr>
        <w:t xml:space="preserve"> </w:t>
      </w:r>
      <w:proofErr w:type="spellStart"/>
      <w:r w:rsidR="00FF48FD" w:rsidRPr="00FF48FD">
        <w:rPr>
          <w:sz w:val="28"/>
          <w:szCs w:val="28"/>
          <w:lang w:val="ro-RO"/>
        </w:rPr>
        <w:t>intr-o</w:t>
      </w:r>
      <w:proofErr w:type="spellEnd"/>
      <w:r w:rsidR="00FF48FD" w:rsidRPr="00FF48FD">
        <w:rPr>
          <w:sz w:val="28"/>
          <w:szCs w:val="28"/>
          <w:lang w:val="ro-RO"/>
        </w:rPr>
        <w:t xml:space="preserve"> baza de date relativ mare </w:t>
      </w:r>
      <w:proofErr w:type="spellStart"/>
      <w:r w:rsidR="00FF48FD" w:rsidRPr="00FF48FD">
        <w:rPr>
          <w:sz w:val="28"/>
          <w:szCs w:val="28"/>
          <w:lang w:val="ro-RO"/>
        </w:rPr>
        <w:t>dupa</w:t>
      </w:r>
      <w:proofErr w:type="spellEnd"/>
      <w:r w:rsidR="00FF48FD" w:rsidRPr="00FF48FD">
        <w:rPr>
          <w:sz w:val="28"/>
          <w:szCs w:val="28"/>
          <w:lang w:val="ro-RO"/>
        </w:rPr>
        <w:t xml:space="preserve"> un ID introdus fapt ce </w:t>
      </w:r>
      <w:proofErr w:type="spellStart"/>
      <w:r w:rsidR="00FF48FD" w:rsidRPr="00FF48FD">
        <w:rPr>
          <w:sz w:val="28"/>
          <w:szCs w:val="28"/>
          <w:lang w:val="ro-RO"/>
        </w:rPr>
        <w:t>scuteste</w:t>
      </w:r>
      <w:proofErr w:type="spellEnd"/>
      <w:r w:rsidR="00FF48FD" w:rsidRPr="00FF48FD">
        <w:rPr>
          <w:sz w:val="28"/>
          <w:szCs w:val="28"/>
          <w:lang w:val="ro-RO"/>
        </w:rPr>
        <w:t xml:space="preserve"> utilizatorul de o munca in plus.</w:t>
      </w:r>
    </w:p>
    <w:p w14:paraId="0D788EBD" w14:textId="77777777" w:rsidR="00FF48FD" w:rsidRPr="00FF48FD" w:rsidRDefault="00FF48FD" w:rsidP="00FF48FD">
      <w:pPr>
        <w:spacing w:line="360" w:lineRule="auto"/>
        <w:rPr>
          <w:sz w:val="28"/>
          <w:szCs w:val="28"/>
          <w:lang w:val="ro-RO"/>
        </w:rPr>
      </w:pPr>
      <w:r w:rsidRPr="00FF48FD">
        <w:rPr>
          <w:sz w:val="28"/>
          <w:szCs w:val="28"/>
          <w:lang w:val="ro-RO"/>
        </w:rPr>
        <w:t xml:space="preserve">  Dezvoltarea acestui proiect ar consta in realizarea unui bancomat la fel de util ca cele de azi in cel mai </w:t>
      </w:r>
      <w:proofErr w:type="spellStart"/>
      <w:r w:rsidRPr="00FF48FD">
        <w:rPr>
          <w:sz w:val="28"/>
          <w:szCs w:val="28"/>
          <w:lang w:val="ro-RO"/>
        </w:rPr>
        <w:t>rau</w:t>
      </w:r>
      <w:proofErr w:type="spellEnd"/>
      <w:r w:rsidRPr="00FF48FD">
        <w:rPr>
          <w:sz w:val="28"/>
          <w:szCs w:val="28"/>
          <w:lang w:val="ro-RO"/>
        </w:rPr>
        <w:t xml:space="preserve"> caz. In cel mai bun caz dezvoltarea acestuia ar trebui sa </w:t>
      </w:r>
      <w:r w:rsidRPr="00FF48FD">
        <w:rPr>
          <w:sz w:val="28"/>
          <w:szCs w:val="28"/>
          <w:lang w:val="ro-RO"/>
        </w:rPr>
        <w:lastRenderedPageBreak/>
        <w:t xml:space="preserve">surclaseze bancomatele de azi si sa ii confere utilizatorului </w:t>
      </w:r>
      <w:proofErr w:type="spellStart"/>
      <w:r w:rsidRPr="00FF48FD">
        <w:rPr>
          <w:sz w:val="28"/>
          <w:szCs w:val="28"/>
          <w:lang w:val="ro-RO"/>
        </w:rPr>
        <w:t>atat</w:t>
      </w:r>
      <w:proofErr w:type="spellEnd"/>
      <w:r w:rsidRPr="00FF48FD">
        <w:rPr>
          <w:sz w:val="28"/>
          <w:szCs w:val="28"/>
          <w:lang w:val="ro-RO"/>
        </w:rPr>
        <w:t xml:space="preserve"> o utilizare </w:t>
      </w:r>
      <w:proofErr w:type="spellStart"/>
      <w:r w:rsidRPr="00FF48FD">
        <w:rPr>
          <w:sz w:val="28"/>
          <w:szCs w:val="28"/>
          <w:lang w:val="ro-RO"/>
        </w:rPr>
        <w:t>imbunatatita</w:t>
      </w:r>
      <w:proofErr w:type="spellEnd"/>
      <w:r w:rsidRPr="00FF48FD">
        <w:rPr>
          <w:sz w:val="28"/>
          <w:szCs w:val="28"/>
          <w:lang w:val="ro-RO"/>
        </w:rPr>
        <w:t xml:space="preserve">, cat si una mai sigura si mai </w:t>
      </w:r>
      <w:proofErr w:type="spellStart"/>
      <w:r w:rsidRPr="00FF48FD">
        <w:rPr>
          <w:sz w:val="28"/>
          <w:szCs w:val="28"/>
          <w:lang w:val="ro-RO"/>
        </w:rPr>
        <w:t>placuta</w:t>
      </w:r>
      <w:proofErr w:type="spellEnd"/>
      <w:r w:rsidRPr="00FF48FD">
        <w:rPr>
          <w:sz w:val="28"/>
          <w:szCs w:val="28"/>
          <w:lang w:val="ro-RO"/>
        </w:rPr>
        <w:t>.</w:t>
      </w:r>
    </w:p>
    <w:p w14:paraId="6508A08E" w14:textId="4D0FBE45" w:rsidR="00FF48FD" w:rsidRPr="00FF48FD" w:rsidRDefault="00FF48FD" w:rsidP="00FF48FD">
      <w:pPr>
        <w:spacing w:line="360" w:lineRule="auto"/>
        <w:rPr>
          <w:sz w:val="28"/>
          <w:szCs w:val="28"/>
          <w:lang w:val="ro-RO"/>
        </w:rPr>
      </w:pPr>
      <w:r w:rsidRPr="00FF48FD">
        <w:rPr>
          <w:sz w:val="28"/>
          <w:szCs w:val="28"/>
          <w:lang w:val="ro-RO"/>
        </w:rPr>
        <w:t xml:space="preserve">  Aceasta ar putea fi realizata prin introducerea citi</w:t>
      </w:r>
      <w:r w:rsidR="007D44F2">
        <w:rPr>
          <w:sz w:val="28"/>
          <w:szCs w:val="28"/>
          <w:lang w:val="ro-RO"/>
        </w:rPr>
        <w:t>t</w:t>
      </w:r>
      <w:r w:rsidRPr="00FF48FD">
        <w:rPr>
          <w:sz w:val="28"/>
          <w:szCs w:val="28"/>
          <w:lang w:val="ro-RO"/>
        </w:rPr>
        <w:t xml:space="preserve">oarelor NFC si astfel o sa </w:t>
      </w:r>
      <w:proofErr w:type="spellStart"/>
      <w:r w:rsidRPr="00FF48FD">
        <w:rPr>
          <w:sz w:val="28"/>
          <w:szCs w:val="28"/>
          <w:lang w:val="ro-RO"/>
        </w:rPr>
        <w:t>il</w:t>
      </w:r>
      <w:proofErr w:type="spellEnd"/>
      <w:r w:rsidRPr="00FF48FD">
        <w:rPr>
          <w:sz w:val="28"/>
          <w:szCs w:val="28"/>
          <w:lang w:val="ro-RO"/>
        </w:rPr>
        <w:t xml:space="preserve"> </w:t>
      </w:r>
      <w:proofErr w:type="spellStart"/>
      <w:r w:rsidRPr="00FF48FD">
        <w:rPr>
          <w:sz w:val="28"/>
          <w:szCs w:val="28"/>
          <w:lang w:val="ro-RO"/>
        </w:rPr>
        <w:t>scuteasca</w:t>
      </w:r>
      <w:proofErr w:type="spellEnd"/>
      <w:r w:rsidRPr="00FF48FD">
        <w:rPr>
          <w:sz w:val="28"/>
          <w:szCs w:val="28"/>
          <w:lang w:val="ro-RO"/>
        </w:rPr>
        <w:t xml:space="preserve"> pe client de introducerea cardului si </w:t>
      </w:r>
      <w:proofErr w:type="spellStart"/>
      <w:r w:rsidRPr="00FF48FD">
        <w:rPr>
          <w:sz w:val="28"/>
          <w:szCs w:val="28"/>
          <w:lang w:val="ro-RO"/>
        </w:rPr>
        <w:t>asteparea</w:t>
      </w:r>
      <w:proofErr w:type="spellEnd"/>
      <w:r w:rsidRPr="00FF48FD">
        <w:rPr>
          <w:sz w:val="28"/>
          <w:szCs w:val="28"/>
          <w:lang w:val="ro-RO"/>
        </w:rPr>
        <w:t xml:space="preserve"> pentru eliberarea sa, si </w:t>
      </w:r>
      <w:proofErr w:type="spellStart"/>
      <w:r w:rsidRPr="00FF48FD">
        <w:rPr>
          <w:sz w:val="28"/>
          <w:szCs w:val="28"/>
          <w:lang w:val="ro-RO"/>
        </w:rPr>
        <w:t>totodata</w:t>
      </w:r>
      <w:proofErr w:type="spellEnd"/>
      <w:r w:rsidRPr="00FF48FD">
        <w:rPr>
          <w:sz w:val="28"/>
          <w:szCs w:val="28"/>
          <w:lang w:val="ro-RO"/>
        </w:rPr>
        <w:t xml:space="preserve"> un pin introdus </w:t>
      </w:r>
      <w:proofErr w:type="spellStart"/>
      <w:r w:rsidRPr="00FF48FD">
        <w:rPr>
          <w:sz w:val="28"/>
          <w:szCs w:val="28"/>
          <w:lang w:val="ro-RO"/>
        </w:rPr>
        <w:t>gresit</w:t>
      </w:r>
      <w:proofErr w:type="spellEnd"/>
      <w:r w:rsidRPr="00FF48FD">
        <w:rPr>
          <w:sz w:val="28"/>
          <w:szCs w:val="28"/>
          <w:lang w:val="ro-RO"/>
        </w:rPr>
        <w:t xml:space="preserve">, care poate sa se </w:t>
      </w:r>
      <w:proofErr w:type="spellStart"/>
      <w:r w:rsidRPr="00FF48FD">
        <w:rPr>
          <w:sz w:val="28"/>
          <w:szCs w:val="28"/>
          <w:lang w:val="ro-RO"/>
        </w:rPr>
        <w:t>intample</w:t>
      </w:r>
      <w:proofErr w:type="spellEnd"/>
      <w:r w:rsidRPr="00FF48FD">
        <w:rPr>
          <w:sz w:val="28"/>
          <w:szCs w:val="28"/>
          <w:lang w:val="ro-RO"/>
        </w:rPr>
        <w:t xml:space="preserve"> </w:t>
      </w:r>
      <w:proofErr w:type="spellStart"/>
      <w:r w:rsidRPr="00FF48FD">
        <w:rPr>
          <w:sz w:val="28"/>
          <w:szCs w:val="28"/>
          <w:lang w:val="ro-RO"/>
        </w:rPr>
        <w:t>oricaruia</w:t>
      </w:r>
      <w:proofErr w:type="spellEnd"/>
      <w:r w:rsidRPr="00FF48FD">
        <w:rPr>
          <w:sz w:val="28"/>
          <w:szCs w:val="28"/>
          <w:lang w:val="ro-RO"/>
        </w:rPr>
        <w:t xml:space="preserve"> dintre noi, </w:t>
      </w:r>
      <w:proofErr w:type="spellStart"/>
      <w:r w:rsidRPr="00FF48FD">
        <w:rPr>
          <w:sz w:val="28"/>
          <w:szCs w:val="28"/>
          <w:lang w:val="ro-RO"/>
        </w:rPr>
        <w:t>blocheaza</w:t>
      </w:r>
      <w:proofErr w:type="spellEnd"/>
      <w:r w:rsidRPr="00FF48FD">
        <w:rPr>
          <w:sz w:val="28"/>
          <w:szCs w:val="28"/>
          <w:lang w:val="ro-RO"/>
        </w:rPr>
        <w:t xml:space="preserve"> cardul in automatul bancar fapt extrem de </w:t>
      </w:r>
      <w:proofErr w:type="spellStart"/>
      <w:r w:rsidRPr="00FF48FD">
        <w:rPr>
          <w:sz w:val="28"/>
          <w:szCs w:val="28"/>
          <w:lang w:val="ro-RO"/>
        </w:rPr>
        <w:t>neplacut</w:t>
      </w:r>
      <w:proofErr w:type="spellEnd"/>
      <w:r w:rsidRPr="00FF48FD">
        <w:rPr>
          <w:sz w:val="28"/>
          <w:szCs w:val="28"/>
          <w:lang w:val="ro-RO"/>
        </w:rPr>
        <w:t xml:space="preserve"> in realitatea in care </w:t>
      </w:r>
      <w:proofErr w:type="spellStart"/>
      <w:r w:rsidRPr="00FF48FD">
        <w:rPr>
          <w:sz w:val="28"/>
          <w:szCs w:val="28"/>
          <w:lang w:val="ro-RO"/>
        </w:rPr>
        <w:t>traim</w:t>
      </w:r>
      <w:proofErr w:type="spellEnd"/>
      <w:r w:rsidRPr="00FF48FD">
        <w:rPr>
          <w:sz w:val="28"/>
          <w:szCs w:val="28"/>
          <w:lang w:val="ro-RO"/>
        </w:rPr>
        <w:t xml:space="preserve"> timpul fiind un lux pe care unii din oameni nu </w:t>
      </w:r>
      <w:proofErr w:type="spellStart"/>
      <w:r w:rsidRPr="00FF48FD">
        <w:rPr>
          <w:sz w:val="28"/>
          <w:szCs w:val="28"/>
          <w:lang w:val="ro-RO"/>
        </w:rPr>
        <w:t>il</w:t>
      </w:r>
      <w:proofErr w:type="spellEnd"/>
      <w:r w:rsidRPr="00FF48FD">
        <w:rPr>
          <w:sz w:val="28"/>
          <w:szCs w:val="28"/>
          <w:lang w:val="ro-RO"/>
        </w:rPr>
        <w:t xml:space="preserve"> au din cauza unui stil de </w:t>
      </w:r>
      <w:proofErr w:type="spellStart"/>
      <w:r w:rsidRPr="00FF48FD">
        <w:rPr>
          <w:sz w:val="28"/>
          <w:szCs w:val="28"/>
          <w:lang w:val="ro-RO"/>
        </w:rPr>
        <w:t>viata</w:t>
      </w:r>
      <w:proofErr w:type="spellEnd"/>
      <w:r w:rsidRPr="00FF48FD">
        <w:rPr>
          <w:sz w:val="28"/>
          <w:szCs w:val="28"/>
          <w:lang w:val="ro-RO"/>
        </w:rPr>
        <w:t xml:space="preserve"> aglomerat. Cititorul poate sa </w:t>
      </w:r>
      <w:proofErr w:type="spellStart"/>
      <w:r w:rsidRPr="00FF48FD">
        <w:rPr>
          <w:sz w:val="28"/>
          <w:szCs w:val="28"/>
          <w:lang w:val="ro-RO"/>
        </w:rPr>
        <w:t>sesiseze</w:t>
      </w:r>
      <w:proofErr w:type="spellEnd"/>
      <w:r w:rsidRPr="00FF48FD">
        <w:rPr>
          <w:sz w:val="28"/>
          <w:szCs w:val="28"/>
          <w:lang w:val="ro-RO"/>
        </w:rPr>
        <w:t xml:space="preserve"> pinul introdus </w:t>
      </w:r>
      <w:proofErr w:type="spellStart"/>
      <w:r w:rsidRPr="00FF48FD">
        <w:rPr>
          <w:sz w:val="28"/>
          <w:szCs w:val="28"/>
          <w:lang w:val="ro-RO"/>
        </w:rPr>
        <w:t>gresit</w:t>
      </w:r>
      <w:proofErr w:type="spellEnd"/>
      <w:r w:rsidRPr="00FF48FD">
        <w:rPr>
          <w:sz w:val="28"/>
          <w:szCs w:val="28"/>
          <w:lang w:val="ro-RO"/>
        </w:rPr>
        <w:t xml:space="preserve"> si sa notifice posesorul de card instant, datorita noilor tehnologii de pe </w:t>
      </w:r>
      <w:proofErr w:type="spellStart"/>
      <w:r w:rsidRPr="00FF48FD">
        <w:rPr>
          <w:sz w:val="28"/>
          <w:szCs w:val="28"/>
          <w:lang w:val="ro-RO"/>
        </w:rPr>
        <w:t>piata</w:t>
      </w:r>
      <w:proofErr w:type="spellEnd"/>
      <w:r w:rsidRPr="00FF48FD">
        <w:rPr>
          <w:sz w:val="28"/>
          <w:szCs w:val="28"/>
          <w:lang w:val="ro-RO"/>
        </w:rPr>
        <w:t xml:space="preserve"> si a vitezei de internet superior, </w:t>
      </w:r>
      <w:proofErr w:type="spellStart"/>
      <w:r w:rsidRPr="00FF48FD">
        <w:rPr>
          <w:sz w:val="28"/>
          <w:szCs w:val="28"/>
          <w:lang w:val="ro-RO"/>
        </w:rPr>
        <w:t>rezolvand</w:t>
      </w:r>
      <w:proofErr w:type="spellEnd"/>
      <w:r w:rsidRPr="00FF48FD">
        <w:rPr>
          <w:sz w:val="28"/>
          <w:szCs w:val="28"/>
          <w:lang w:val="ro-RO"/>
        </w:rPr>
        <w:t xml:space="preserve"> astfel problema </w:t>
      </w:r>
      <w:proofErr w:type="spellStart"/>
      <w:r w:rsidRPr="00FF48FD">
        <w:rPr>
          <w:sz w:val="28"/>
          <w:szCs w:val="28"/>
          <w:lang w:val="ro-RO"/>
        </w:rPr>
        <w:t>securitatii</w:t>
      </w:r>
      <w:proofErr w:type="spellEnd"/>
      <w:r w:rsidRPr="00FF48FD">
        <w:rPr>
          <w:sz w:val="28"/>
          <w:szCs w:val="28"/>
          <w:lang w:val="ro-RO"/>
        </w:rPr>
        <w:t xml:space="preserve"> cardului. Modulul ce </w:t>
      </w:r>
      <w:proofErr w:type="spellStart"/>
      <w:r w:rsidRPr="00FF48FD">
        <w:rPr>
          <w:sz w:val="28"/>
          <w:szCs w:val="28"/>
          <w:lang w:val="ro-RO"/>
        </w:rPr>
        <w:t>contine</w:t>
      </w:r>
      <w:proofErr w:type="spellEnd"/>
      <w:r w:rsidRPr="00FF48FD">
        <w:rPr>
          <w:sz w:val="28"/>
          <w:szCs w:val="28"/>
          <w:lang w:val="ro-RO"/>
        </w:rPr>
        <w:t xml:space="preserve"> proiectul nostru ar trebui in acest caz echipat cu un </w:t>
      </w:r>
      <w:proofErr w:type="spellStart"/>
      <w:r w:rsidRPr="00FF48FD">
        <w:rPr>
          <w:sz w:val="28"/>
          <w:szCs w:val="28"/>
          <w:lang w:val="ro-RO"/>
        </w:rPr>
        <w:t>citior</w:t>
      </w:r>
      <w:proofErr w:type="spellEnd"/>
      <w:r w:rsidRPr="00FF48FD">
        <w:rPr>
          <w:sz w:val="28"/>
          <w:szCs w:val="28"/>
          <w:lang w:val="ro-RO"/>
        </w:rPr>
        <w:t xml:space="preserve"> NFC si un modul </w:t>
      </w:r>
      <w:proofErr w:type="spellStart"/>
      <w:r w:rsidRPr="00FF48FD">
        <w:rPr>
          <w:sz w:val="28"/>
          <w:szCs w:val="28"/>
          <w:lang w:val="ro-RO"/>
        </w:rPr>
        <w:t>wi</w:t>
      </w:r>
      <w:proofErr w:type="spellEnd"/>
      <w:r w:rsidRPr="00FF48FD">
        <w:rPr>
          <w:sz w:val="28"/>
          <w:szCs w:val="28"/>
          <w:lang w:val="ro-RO"/>
        </w:rPr>
        <w:t xml:space="preserve">-fi sau de date mobile care sa </w:t>
      </w:r>
      <w:proofErr w:type="spellStart"/>
      <w:r w:rsidRPr="00FF48FD">
        <w:rPr>
          <w:sz w:val="28"/>
          <w:szCs w:val="28"/>
          <w:lang w:val="ro-RO"/>
        </w:rPr>
        <w:t>poata</w:t>
      </w:r>
      <w:proofErr w:type="spellEnd"/>
      <w:r w:rsidRPr="00FF48FD">
        <w:rPr>
          <w:sz w:val="28"/>
          <w:szCs w:val="28"/>
          <w:lang w:val="ro-RO"/>
        </w:rPr>
        <w:t xml:space="preserve"> sa </w:t>
      </w:r>
      <w:proofErr w:type="spellStart"/>
      <w:r w:rsidRPr="00FF48FD">
        <w:rPr>
          <w:sz w:val="28"/>
          <w:szCs w:val="28"/>
          <w:lang w:val="ro-RO"/>
        </w:rPr>
        <w:t>il</w:t>
      </w:r>
      <w:proofErr w:type="spellEnd"/>
      <w:r w:rsidRPr="00FF48FD">
        <w:rPr>
          <w:sz w:val="28"/>
          <w:szCs w:val="28"/>
          <w:lang w:val="ro-RO"/>
        </w:rPr>
        <w:t xml:space="preserve"> tina informat pe client.</w:t>
      </w:r>
    </w:p>
    <w:p w14:paraId="170454C2" w14:textId="45EB3920" w:rsidR="00FF48FD" w:rsidRPr="00FF48FD" w:rsidRDefault="00FF48FD" w:rsidP="00FF48FD">
      <w:pPr>
        <w:spacing w:line="360" w:lineRule="auto"/>
        <w:rPr>
          <w:sz w:val="28"/>
          <w:szCs w:val="28"/>
          <w:lang w:val="ro-RO"/>
        </w:rPr>
      </w:pPr>
      <w:r w:rsidRPr="00FF48FD">
        <w:rPr>
          <w:sz w:val="28"/>
          <w:szCs w:val="28"/>
          <w:lang w:val="ro-RO"/>
        </w:rPr>
        <w:t xml:space="preserve">  </w:t>
      </w:r>
      <w:proofErr w:type="spellStart"/>
      <w:r w:rsidRPr="00FF48FD">
        <w:rPr>
          <w:sz w:val="28"/>
          <w:szCs w:val="28"/>
          <w:lang w:val="ro-RO"/>
        </w:rPr>
        <w:t>Totodata</w:t>
      </w:r>
      <w:proofErr w:type="spellEnd"/>
      <w:r w:rsidRPr="00FF48FD">
        <w:rPr>
          <w:sz w:val="28"/>
          <w:szCs w:val="28"/>
          <w:lang w:val="ro-RO"/>
        </w:rPr>
        <w:t xml:space="preserve">, proiectul va fi dezvoltat ulterior prin aducerea echipamentului necesar precum: un display pentru </w:t>
      </w:r>
      <w:proofErr w:type="spellStart"/>
      <w:r w:rsidRPr="00FF48FD">
        <w:rPr>
          <w:sz w:val="28"/>
          <w:szCs w:val="28"/>
          <w:lang w:val="ro-RO"/>
        </w:rPr>
        <w:t>afisarea</w:t>
      </w:r>
      <w:proofErr w:type="spellEnd"/>
      <w:r w:rsidRPr="00FF48FD">
        <w:rPr>
          <w:sz w:val="28"/>
          <w:szCs w:val="28"/>
          <w:lang w:val="ro-RO"/>
        </w:rPr>
        <w:t xml:space="preserve"> </w:t>
      </w:r>
      <w:proofErr w:type="spellStart"/>
      <w:r w:rsidRPr="00FF48FD">
        <w:rPr>
          <w:sz w:val="28"/>
          <w:szCs w:val="28"/>
          <w:lang w:val="ro-RO"/>
        </w:rPr>
        <w:t>informatiei</w:t>
      </w:r>
      <w:proofErr w:type="spellEnd"/>
      <w:r w:rsidRPr="00FF48FD">
        <w:rPr>
          <w:sz w:val="28"/>
          <w:szCs w:val="28"/>
          <w:lang w:val="ro-RO"/>
        </w:rPr>
        <w:t xml:space="preserve">(care ar putea fi capacitiv)  cu o </w:t>
      </w:r>
      <w:proofErr w:type="spellStart"/>
      <w:r w:rsidRPr="00FF48FD">
        <w:rPr>
          <w:sz w:val="28"/>
          <w:szCs w:val="28"/>
          <w:lang w:val="ro-RO"/>
        </w:rPr>
        <w:t>interfata</w:t>
      </w:r>
      <w:proofErr w:type="spellEnd"/>
      <w:r w:rsidRPr="00FF48FD">
        <w:rPr>
          <w:sz w:val="28"/>
          <w:szCs w:val="28"/>
          <w:lang w:val="ro-RO"/>
        </w:rPr>
        <w:t xml:space="preserve"> </w:t>
      </w:r>
      <w:proofErr w:type="spellStart"/>
      <w:r w:rsidRPr="00FF48FD">
        <w:rPr>
          <w:sz w:val="28"/>
          <w:szCs w:val="28"/>
          <w:lang w:val="ro-RO"/>
        </w:rPr>
        <w:t>usor</w:t>
      </w:r>
      <w:proofErr w:type="spellEnd"/>
      <w:r w:rsidRPr="00FF48FD">
        <w:rPr>
          <w:sz w:val="28"/>
          <w:szCs w:val="28"/>
          <w:lang w:val="ro-RO"/>
        </w:rPr>
        <w:t xml:space="preserve"> de navigat, in locul </w:t>
      </w:r>
      <w:proofErr w:type="spellStart"/>
      <w:r w:rsidRPr="00FF48FD">
        <w:rPr>
          <w:sz w:val="28"/>
          <w:szCs w:val="28"/>
          <w:lang w:val="ro-RO"/>
        </w:rPr>
        <w:t>afisoarelor</w:t>
      </w:r>
      <w:proofErr w:type="spellEnd"/>
      <w:r w:rsidRPr="00FF48FD">
        <w:rPr>
          <w:sz w:val="28"/>
          <w:szCs w:val="28"/>
          <w:lang w:val="ro-RO"/>
        </w:rPr>
        <w:t xml:space="preserve"> 7-segmente si  ale ledurilor, a butoanelor programate special pentru a nu mai fi </w:t>
      </w:r>
      <w:proofErr w:type="spellStart"/>
      <w:r w:rsidRPr="00FF48FD">
        <w:rPr>
          <w:sz w:val="28"/>
          <w:szCs w:val="28"/>
          <w:lang w:val="ro-RO"/>
        </w:rPr>
        <w:t>nevoiti</w:t>
      </w:r>
      <w:proofErr w:type="spellEnd"/>
      <w:r w:rsidRPr="00FF48FD">
        <w:rPr>
          <w:sz w:val="28"/>
          <w:szCs w:val="28"/>
          <w:lang w:val="ro-RO"/>
        </w:rPr>
        <w:t xml:space="preserve"> sa </w:t>
      </w:r>
      <w:proofErr w:type="spellStart"/>
      <w:r w:rsidRPr="00FF48FD">
        <w:rPr>
          <w:sz w:val="28"/>
          <w:szCs w:val="28"/>
          <w:lang w:val="ro-RO"/>
        </w:rPr>
        <w:t>apasam</w:t>
      </w:r>
      <w:proofErr w:type="spellEnd"/>
      <w:r w:rsidRPr="00FF48FD">
        <w:rPr>
          <w:sz w:val="28"/>
          <w:szCs w:val="28"/>
          <w:lang w:val="ro-RO"/>
        </w:rPr>
        <w:t xml:space="preserve"> un buton de 5 ori pentru cifra 5 ci doar </w:t>
      </w:r>
      <w:proofErr w:type="spellStart"/>
      <w:r w:rsidRPr="00FF48FD">
        <w:rPr>
          <w:sz w:val="28"/>
          <w:szCs w:val="28"/>
          <w:lang w:val="ro-RO"/>
        </w:rPr>
        <w:t>odata</w:t>
      </w:r>
      <w:proofErr w:type="spellEnd"/>
      <w:r w:rsidRPr="00FF48FD">
        <w:rPr>
          <w:sz w:val="28"/>
          <w:szCs w:val="28"/>
          <w:lang w:val="ro-RO"/>
        </w:rPr>
        <w:t xml:space="preserve"> butonul 5 pentru a o </w:t>
      </w:r>
      <w:proofErr w:type="spellStart"/>
      <w:r w:rsidRPr="00FF48FD">
        <w:rPr>
          <w:sz w:val="28"/>
          <w:szCs w:val="28"/>
          <w:lang w:val="ro-RO"/>
        </w:rPr>
        <w:t>obtine</w:t>
      </w:r>
      <w:proofErr w:type="spellEnd"/>
      <w:r w:rsidRPr="00FF48FD">
        <w:rPr>
          <w:sz w:val="28"/>
          <w:szCs w:val="28"/>
          <w:lang w:val="ro-RO"/>
        </w:rPr>
        <w:t>.</w:t>
      </w:r>
    </w:p>
    <w:p w14:paraId="1C3462E8" w14:textId="1A59442E" w:rsidR="00FF48FD" w:rsidRPr="00FF48FD" w:rsidRDefault="00615681" w:rsidP="00FF48FD">
      <w:p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  </w:t>
      </w:r>
      <w:r w:rsidR="00FF48FD" w:rsidRPr="00FF48FD">
        <w:rPr>
          <w:sz w:val="28"/>
          <w:szCs w:val="28"/>
          <w:lang w:val="ro-RO"/>
        </w:rPr>
        <w:t xml:space="preserve">Am putea dota automatele si cu un difuzor pentru a ghida prin mesaje o persoana cu </w:t>
      </w:r>
      <w:proofErr w:type="spellStart"/>
      <w:r w:rsidR="00FF48FD" w:rsidRPr="00FF48FD">
        <w:rPr>
          <w:sz w:val="28"/>
          <w:szCs w:val="28"/>
          <w:lang w:val="ro-RO"/>
        </w:rPr>
        <w:t>dizabilitati</w:t>
      </w:r>
      <w:proofErr w:type="spellEnd"/>
      <w:r w:rsidR="00FF48FD" w:rsidRPr="00FF48FD">
        <w:rPr>
          <w:sz w:val="28"/>
          <w:szCs w:val="28"/>
          <w:lang w:val="ro-RO"/>
        </w:rPr>
        <w:t xml:space="preserve"> de vedere, care ar fi un cost </w:t>
      </w:r>
      <w:proofErr w:type="spellStart"/>
      <w:r w:rsidR="00FF48FD" w:rsidRPr="00FF48FD">
        <w:rPr>
          <w:sz w:val="28"/>
          <w:szCs w:val="28"/>
          <w:lang w:val="ro-RO"/>
        </w:rPr>
        <w:t>scazut</w:t>
      </w:r>
      <w:proofErr w:type="spellEnd"/>
      <w:r w:rsidR="00FF48FD" w:rsidRPr="00FF48FD">
        <w:rPr>
          <w:sz w:val="28"/>
          <w:szCs w:val="28"/>
          <w:lang w:val="ro-RO"/>
        </w:rPr>
        <w:t xml:space="preserve"> si ar ajuta o gama destul de larga de persoane.</w:t>
      </w:r>
    </w:p>
    <w:p w14:paraId="6AB549F1" w14:textId="20C31C40" w:rsidR="00FF48FD" w:rsidRPr="00FF48FD" w:rsidRDefault="00FF48FD" w:rsidP="00FF48FD">
      <w:pPr>
        <w:spacing w:line="360" w:lineRule="auto"/>
        <w:rPr>
          <w:sz w:val="28"/>
          <w:szCs w:val="28"/>
          <w:lang w:val="ro-RO"/>
        </w:rPr>
      </w:pPr>
      <w:r w:rsidRPr="00FF48FD">
        <w:rPr>
          <w:sz w:val="28"/>
          <w:szCs w:val="28"/>
          <w:lang w:val="ro-RO"/>
        </w:rPr>
        <w:t xml:space="preserve">  Aceste </w:t>
      </w:r>
      <w:proofErr w:type="spellStart"/>
      <w:r w:rsidRPr="00FF48FD">
        <w:rPr>
          <w:sz w:val="28"/>
          <w:szCs w:val="28"/>
          <w:lang w:val="ro-RO"/>
        </w:rPr>
        <w:t>dezvoltari</w:t>
      </w:r>
      <w:proofErr w:type="spellEnd"/>
      <w:r w:rsidRPr="00FF48FD">
        <w:rPr>
          <w:sz w:val="28"/>
          <w:szCs w:val="28"/>
          <w:lang w:val="ro-RO"/>
        </w:rPr>
        <w:t xml:space="preserve"> se pot face pe o </w:t>
      </w:r>
      <w:proofErr w:type="spellStart"/>
      <w:r w:rsidRPr="00FF48FD">
        <w:rPr>
          <w:sz w:val="28"/>
          <w:szCs w:val="28"/>
          <w:lang w:val="ro-RO"/>
        </w:rPr>
        <w:t>placuta</w:t>
      </w:r>
      <w:proofErr w:type="spellEnd"/>
      <w:r w:rsidRPr="00FF48FD">
        <w:rPr>
          <w:sz w:val="28"/>
          <w:szCs w:val="28"/>
          <w:lang w:val="ro-RO"/>
        </w:rPr>
        <w:t xml:space="preserve"> FPGA cat si pe un alt tip de </w:t>
      </w:r>
      <w:proofErr w:type="spellStart"/>
      <w:r w:rsidRPr="00FF48FD">
        <w:rPr>
          <w:sz w:val="28"/>
          <w:szCs w:val="28"/>
          <w:lang w:val="ro-RO"/>
        </w:rPr>
        <w:t>placuta</w:t>
      </w:r>
      <w:proofErr w:type="spellEnd"/>
      <w:r w:rsidRPr="00FF48FD">
        <w:rPr>
          <w:sz w:val="28"/>
          <w:szCs w:val="28"/>
          <w:lang w:val="ro-RO"/>
        </w:rPr>
        <w:t xml:space="preserve">, cele FPGA fiind costisitoare, foarte bune pentru implementare unui proiect, nu </w:t>
      </w:r>
      <w:proofErr w:type="spellStart"/>
      <w:r w:rsidRPr="00FF48FD">
        <w:rPr>
          <w:sz w:val="28"/>
          <w:szCs w:val="28"/>
          <w:lang w:val="ro-RO"/>
        </w:rPr>
        <w:t>atat</w:t>
      </w:r>
      <w:proofErr w:type="spellEnd"/>
      <w:r w:rsidRPr="00FF48FD">
        <w:rPr>
          <w:sz w:val="28"/>
          <w:szCs w:val="28"/>
          <w:lang w:val="ro-RO"/>
        </w:rPr>
        <w:t xml:space="preserve"> de bune pentru dezvoltarea la scara. In cazul in care am continua acest </w:t>
      </w:r>
      <w:r w:rsidRPr="00FF48FD">
        <w:rPr>
          <w:sz w:val="28"/>
          <w:szCs w:val="28"/>
          <w:lang w:val="ro-RO"/>
        </w:rPr>
        <w:lastRenderedPageBreak/>
        <w:t xml:space="preserve">proiect </w:t>
      </w:r>
      <w:proofErr w:type="spellStart"/>
      <w:r w:rsidRPr="00FF48FD">
        <w:rPr>
          <w:sz w:val="28"/>
          <w:szCs w:val="28"/>
          <w:lang w:val="ro-RO"/>
        </w:rPr>
        <w:t>lucurile</w:t>
      </w:r>
      <w:proofErr w:type="spellEnd"/>
      <w:r w:rsidRPr="00FF48FD">
        <w:rPr>
          <w:sz w:val="28"/>
          <w:szCs w:val="28"/>
          <w:lang w:val="ro-RO"/>
        </w:rPr>
        <w:t xml:space="preserve"> specificate ar fi primele planuri pentru dezvoltarea ulterioara a proiectului nostru.</w:t>
      </w:r>
      <w:bookmarkStart w:id="3" w:name="_GoBack"/>
      <w:bookmarkEnd w:id="3"/>
    </w:p>
    <w:p w14:paraId="776B4DE8" w14:textId="553968B0" w:rsidR="00C40332" w:rsidRPr="00C250A6" w:rsidRDefault="00B54308" w:rsidP="00C250A6">
      <w:pPr>
        <w:spacing w:line="360" w:lineRule="auto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  </w:t>
      </w:r>
    </w:p>
    <w:p w14:paraId="63744379" w14:textId="6A98C13A" w:rsidR="00D32693" w:rsidRDefault="00C40332" w:rsidP="00D32693">
      <w:pPr>
        <w:rPr>
          <w:b/>
          <w:bCs/>
          <w:sz w:val="40"/>
          <w:szCs w:val="40"/>
          <w:u w:val="single"/>
          <w:lang w:val="ro-RO"/>
        </w:rPr>
      </w:pPr>
      <w:r>
        <w:rPr>
          <w:b/>
          <w:bCs/>
          <w:sz w:val="40"/>
          <w:szCs w:val="40"/>
          <w:u w:val="single"/>
          <w:lang w:val="ro-RO"/>
        </w:rPr>
        <w:t xml:space="preserve"> </w:t>
      </w:r>
    </w:p>
    <w:p w14:paraId="069DD75D" w14:textId="77777777" w:rsidR="00D32693" w:rsidRPr="00D32693" w:rsidRDefault="00D32693" w:rsidP="00D32693">
      <w:pPr>
        <w:rPr>
          <w:sz w:val="28"/>
          <w:szCs w:val="28"/>
          <w:lang w:val="ro-RO"/>
        </w:rPr>
      </w:pPr>
    </w:p>
    <w:sectPr w:rsidR="00D32693" w:rsidRPr="00D326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52816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B4B86"/>
    <w:multiLevelType w:val="hybridMultilevel"/>
    <w:tmpl w:val="CB40F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86096"/>
    <w:multiLevelType w:val="hybridMultilevel"/>
    <w:tmpl w:val="48565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EF7F89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470F05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D076AB"/>
    <w:multiLevelType w:val="hybridMultilevel"/>
    <w:tmpl w:val="48265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F80BF5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CE68E5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8F6390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5E69B5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5E7E27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D771F6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A15CE2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8B6476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82593C"/>
    <w:multiLevelType w:val="hybridMultilevel"/>
    <w:tmpl w:val="5858C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093DF1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062751"/>
    <w:multiLevelType w:val="hybridMultilevel"/>
    <w:tmpl w:val="D60C060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317C0C55"/>
    <w:multiLevelType w:val="hybridMultilevel"/>
    <w:tmpl w:val="76A2C0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EE7518"/>
    <w:multiLevelType w:val="hybridMultilevel"/>
    <w:tmpl w:val="C526F002"/>
    <w:lvl w:ilvl="0" w:tplc="0C0A5CFC">
      <w:start w:val="1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2D4661"/>
    <w:multiLevelType w:val="hybridMultilevel"/>
    <w:tmpl w:val="60B8CA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B72E2D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626E55"/>
    <w:multiLevelType w:val="hybridMultilevel"/>
    <w:tmpl w:val="974A76E6"/>
    <w:lvl w:ilvl="0" w:tplc="1E24CBC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DC5132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DD7BFA"/>
    <w:multiLevelType w:val="hybridMultilevel"/>
    <w:tmpl w:val="EC425E4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1B27E3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764638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AD1C3C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C52CE7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3C3EA0"/>
    <w:multiLevelType w:val="hybridMultilevel"/>
    <w:tmpl w:val="5D446A1E"/>
    <w:lvl w:ilvl="0" w:tplc="69E01D8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14023E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514A2D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50068E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453BD3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520807"/>
    <w:multiLevelType w:val="hybridMultilevel"/>
    <w:tmpl w:val="681EACD0"/>
    <w:lvl w:ilvl="0" w:tplc="325A0190">
      <w:start w:val="1"/>
      <w:numFmt w:val="decimal"/>
      <w:lvlText w:val="%1."/>
      <w:lvlJc w:val="left"/>
      <w:pPr>
        <w:ind w:left="720" w:hanging="360"/>
      </w:pPr>
      <w:rPr>
        <w:rFonts w:hint="default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7A5C29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A7139D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E00E85"/>
    <w:multiLevelType w:val="hybridMultilevel"/>
    <w:tmpl w:val="4DF05C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42229C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7057B9"/>
    <w:multiLevelType w:val="hybridMultilevel"/>
    <w:tmpl w:val="318ADD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354550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FB5F28"/>
    <w:multiLevelType w:val="hybridMultilevel"/>
    <w:tmpl w:val="E8FA5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5"/>
  </w:num>
  <w:num w:numId="3">
    <w:abstractNumId w:val="21"/>
  </w:num>
  <w:num w:numId="4">
    <w:abstractNumId w:val="17"/>
  </w:num>
  <w:num w:numId="5">
    <w:abstractNumId w:val="28"/>
  </w:num>
  <w:num w:numId="6">
    <w:abstractNumId w:val="4"/>
  </w:num>
  <w:num w:numId="7">
    <w:abstractNumId w:val="6"/>
  </w:num>
  <w:num w:numId="8">
    <w:abstractNumId w:val="39"/>
  </w:num>
  <w:num w:numId="9">
    <w:abstractNumId w:val="16"/>
  </w:num>
  <w:num w:numId="10">
    <w:abstractNumId w:val="37"/>
  </w:num>
  <w:num w:numId="11">
    <w:abstractNumId w:val="26"/>
  </w:num>
  <w:num w:numId="12">
    <w:abstractNumId w:val="9"/>
  </w:num>
  <w:num w:numId="13">
    <w:abstractNumId w:val="7"/>
  </w:num>
  <w:num w:numId="14">
    <w:abstractNumId w:val="10"/>
  </w:num>
  <w:num w:numId="15">
    <w:abstractNumId w:val="15"/>
  </w:num>
  <w:num w:numId="16">
    <w:abstractNumId w:val="11"/>
  </w:num>
  <w:num w:numId="17">
    <w:abstractNumId w:val="13"/>
  </w:num>
  <w:num w:numId="18">
    <w:abstractNumId w:val="8"/>
  </w:num>
  <w:num w:numId="19">
    <w:abstractNumId w:val="18"/>
  </w:num>
  <w:num w:numId="20">
    <w:abstractNumId w:val="31"/>
  </w:num>
  <w:num w:numId="21">
    <w:abstractNumId w:val="24"/>
  </w:num>
  <w:num w:numId="22">
    <w:abstractNumId w:val="22"/>
  </w:num>
  <w:num w:numId="23">
    <w:abstractNumId w:val="25"/>
  </w:num>
  <w:num w:numId="24">
    <w:abstractNumId w:val="1"/>
  </w:num>
  <w:num w:numId="25">
    <w:abstractNumId w:val="20"/>
  </w:num>
  <w:num w:numId="26">
    <w:abstractNumId w:val="3"/>
  </w:num>
  <w:num w:numId="27">
    <w:abstractNumId w:val="40"/>
  </w:num>
  <w:num w:numId="28">
    <w:abstractNumId w:val="29"/>
  </w:num>
  <w:num w:numId="29">
    <w:abstractNumId w:val="27"/>
  </w:num>
  <w:num w:numId="30">
    <w:abstractNumId w:val="32"/>
  </w:num>
  <w:num w:numId="31">
    <w:abstractNumId w:val="0"/>
  </w:num>
  <w:num w:numId="32">
    <w:abstractNumId w:val="35"/>
  </w:num>
  <w:num w:numId="33">
    <w:abstractNumId w:val="30"/>
  </w:num>
  <w:num w:numId="34">
    <w:abstractNumId w:val="34"/>
  </w:num>
  <w:num w:numId="35">
    <w:abstractNumId w:val="12"/>
  </w:num>
  <w:num w:numId="36">
    <w:abstractNumId w:val="38"/>
  </w:num>
  <w:num w:numId="37">
    <w:abstractNumId w:val="23"/>
  </w:num>
  <w:num w:numId="38">
    <w:abstractNumId w:val="19"/>
  </w:num>
  <w:num w:numId="39">
    <w:abstractNumId w:val="36"/>
  </w:num>
  <w:num w:numId="40">
    <w:abstractNumId w:val="14"/>
  </w:num>
  <w:num w:numId="41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Corpodean Darius Catalin">
    <w15:presenceInfo w15:providerId="Windows Live" w15:userId="0e5431cb8d72702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E4B"/>
    <w:rsid w:val="00013F19"/>
    <w:rsid w:val="000550D2"/>
    <w:rsid w:val="000E2193"/>
    <w:rsid w:val="001141CA"/>
    <w:rsid w:val="0011456E"/>
    <w:rsid w:val="0015766F"/>
    <w:rsid w:val="00157FB0"/>
    <w:rsid w:val="0017773F"/>
    <w:rsid w:val="001A74FC"/>
    <w:rsid w:val="001D47F7"/>
    <w:rsid w:val="0021077C"/>
    <w:rsid w:val="00261C26"/>
    <w:rsid w:val="00292E20"/>
    <w:rsid w:val="002944AF"/>
    <w:rsid w:val="002C1760"/>
    <w:rsid w:val="003325E3"/>
    <w:rsid w:val="00332BCA"/>
    <w:rsid w:val="00381875"/>
    <w:rsid w:val="003B0608"/>
    <w:rsid w:val="003C3154"/>
    <w:rsid w:val="00406640"/>
    <w:rsid w:val="00413E49"/>
    <w:rsid w:val="00466339"/>
    <w:rsid w:val="00495ECB"/>
    <w:rsid w:val="004C2495"/>
    <w:rsid w:val="004E5ECA"/>
    <w:rsid w:val="0050478F"/>
    <w:rsid w:val="00525B5B"/>
    <w:rsid w:val="005448C2"/>
    <w:rsid w:val="00557E4B"/>
    <w:rsid w:val="00563BCD"/>
    <w:rsid w:val="005766BA"/>
    <w:rsid w:val="005D40BD"/>
    <w:rsid w:val="00615681"/>
    <w:rsid w:val="00627853"/>
    <w:rsid w:val="00654273"/>
    <w:rsid w:val="00666217"/>
    <w:rsid w:val="00696809"/>
    <w:rsid w:val="006F33C2"/>
    <w:rsid w:val="00710499"/>
    <w:rsid w:val="007215CF"/>
    <w:rsid w:val="00726CF7"/>
    <w:rsid w:val="007C01EC"/>
    <w:rsid w:val="007D2930"/>
    <w:rsid w:val="007D44F2"/>
    <w:rsid w:val="007D55B7"/>
    <w:rsid w:val="007E685E"/>
    <w:rsid w:val="00800F51"/>
    <w:rsid w:val="00847649"/>
    <w:rsid w:val="008561C8"/>
    <w:rsid w:val="0089147A"/>
    <w:rsid w:val="008A31FA"/>
    <w:rsid w:val="008B4F59"/>
    <w:rsid w:val="008F3839"/>
    <w:rsid w:val="00977E2B"/>
    <w:rsid w:val="009B5026"/>
    <w:rsid w:val="00A13E88"/>
    <w:rsid w:val="00A43FE4"/>
    <w:rsid w:val="00A703F2"/>
    <w:rsid w:val="00AF06CD"/>
    <w:rsid w:val="00B360F9"/>
    <w:rsid w:val="00B424DF"/>
    <w:rsid w:val="00B54308"/>
    <w:rsid w:val="00B56E10"/>
    <w:rsid w:val="00B60220"/>
    <w:rsid w:val="00BD76E5"/>
    <w:rsid w:val="00C250A6"/>
    <w:rsid w:val="00C40332"/>
    <w:rsid w:val="00C426B4"/>
    <w:rsid w:val="00CA1E3A"/>
    <w:rsid w:val="00CC0D77"/>
    <w:rsid w:val="00CD613D"/>
    <w:rsid w:val="00D27795"/>
    <w:rsid w:val="00D32693"/>
    <w:rsid w:val="00D905A3"/>
    <w:rsid w:val="00DC2735"/>
    <w:rsid w:val="00DD3AB4"/>
    <w:rsid w:val="00E11467"/>
    <w:rsid w:val="00E47788"/>
    <w:rsid w:val="00E619B0"/>
    <w:rsid w:val="00E96D72"/>
    <w:rsid w:val="00F1076E"/>
    <w:rsid w:val="00F2038C"/>
    <w:rsid w:val="00F3438B"/>
    <w:rsid w:val="00F60D1B"/>
    <w:rsid w:val="00F70E62"/>
    <w:rsid w:val="00F8393F"/>
    <w:rsid w:val="00FE34E7"/>
    <w:rsid w:val="00FE43C1"/>
    <w:rsid w:val="00FF0110"/>
    <w:rsid w:val="00FF4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484BC"/>
  <w15:chartTrackingRefBased/>
  <w15:docId w15:val="{B8BC26AF-6BF7-469A-ACA6-F3EE17266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406640"/>
    <w:pPr>
      <w:ind w:left="720"/>
      <w:contextualSpacing/>
    </w:pPr>
  </w:style>
  <w:style w:type="paragraph" w:styleId="Antet">
    <w:name w:val="header"/>
    <w:basedOn w:val="Normal"/>
    <w:link w:val="AntetCaracter"/>
    <w:uiPriority w:val="99"/>
    <w:unhideWhenUsed/>
    <w:rsid w:val="00DC27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DC2735"/>
  </w:style>
  <w:style w:type="character" w:customStyle="1" w:styleId="SubsolCaracter">
    <w:name w:val="Subsol Caracter"/>
    <w:basedOn w:val="Fontdeparagrafimplicit"/>
    <w:link w:val="Subsol"/>
    <w:uiPriority w:val="99"/>
    <w:semiHidden/>
    <w:rsid w:val="00CD613D"/>
  </w:style>
  <w:style w:type="paragraph" w:styleId="Subsol">
    <w:name w:val="footer"/>
    <w:basedOn w:val="Normal"/>
    <w:link w:val="SubsolCaracter"/>
    <w:uiPriority w:val="99"/>
    <w:semiHidden/>
    <w:unhideWhenUsed/>
    <w:rsid w:val="00CD61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c81">
    <w:name w:val="sc81"/>
    <w:basedOn w:val="Fontdeparagrafimplicit"/>
    <w:rsid w:val="008B4F5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Fontdeparagrafimplicit"/>
    <w:rsid w:val="008B4F5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1">
    <w:name w:val="sc121"/>
    <w:basedOn w:val="Fontdeparagrafimplicit"/>
    <w:rsid w:val="008B4F59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51">
    <w:name w:val="sc51"/>
    <w:basedOn w:val="Fontdeparagrafimplicit"/>
    <w:rsid w:val="008B4F59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">
    <w:name w:val="sc6"/>
    <w:basedOn w:val="Fontdeparagrafimplicit"/>
    <w:rsid w:val="008B4F5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31">
    <w:name w:val="sc131"/>
    <w:basedOn w:val="Fontdeparagrafimplicit"/>
    <w:rsid w:val="008B4F59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31">
    <w:name w:val="sc31"/>
    <w:basedOn w:val="Fontdeparagrafimplicit"/>
    <w:rsid w:val="008B4F59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41">
    <w:name w:val="sc41"/>
    <w:basedOn w:val="Fontdeparagrafimplicit"/>
    <w:rsid w:val="008B4F59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91">
    <w:name w:val="sc91"/>
    <w:basedOn w:val="Fontdeparagrafimplicit"/>
    <w:rsid w:val="008B4F59"/>
    <w:rPr>
      <w:rFonts w:ascii="Courier New" w:hAnsi="Courier New" w:cs="Courier New" w:hint="default"/>
      <w:b/>
      <w:bCs/>
      <w:color w:val="0080C0"/>
      <w:sz w:val="20"/>
      <w:szCs w:val="20"/>
    </w:rPr>
  </w:style>
  <w:style w:type="character" w:customStyle="1" w:styleId="sc101">
    <w:name w:val="sc101"/>
    <w:basedOn w:val="Fontdeparagrafimplicit"/>
    <w:rsid w:val="008B4F59"/>
    <w:rPr>
      <w:rFonts w:ascii="Courier New" w:hAnsi="Courier New" w:cs="Courier New" w:hint="default"/>
      <w:b/>
      <w:bCs/>
      <w:color w:val="8080FF"/>
      <w:sz w:val="20"/>
      <w:szCs w:val="20"/>
      <w:shd w:val="clear" w:color="auto" w:fill="FFFFCC"/>
    </w:rPr>
  </w:style>
  <w:style w:type="character" w:customStyle="1" w:styleId="sc111">
    <w:name w:val="sc111"/>
    <w:basedOn w:val="Fontdeparagrafimplicit"/>
    <w:rsid w:val="008B4F59"/>
    <w:rPr>
      <w:rFonts w:ascii="Courier New" w:hAnsi="Courier New" w:cs="Courier New" w:hint="default"/>
      <w:b/>
      <w:bCs/>
      <w:color w:val="0080FF"/>
      <w:sz w:val="20"/>
      <w:szCs w:val="20"/>
    </w:rPr>
  </w:style>
  <w:style w:type="character" w:customStyle="1" w:styleId="sc11">
    <w:name w:val="sc11"/>
    <w:basedOn w:val="Fontdeparagrafimplicit"/>
    <w:rsid w:val="008B4F59"/>
    <w:rPr>
      <w:rFonts w:ascii="Courier New" w:hAnsi="Courier New" w:cs="Courier New" w:hint="default"/>
      <w:color w:val="008000"/>
      <w:sz w:val="20"/>
      <w:szCs w:val="20"/>
    </w:rPr>
  </w:style>
  <w:style w:type="paragraph" w:customStyle="1" w:styleId="msonormal0">
    <w:name w:val="msonormal"/>
    <w:basedOn w:val="Normal"/>
    <w:rsid w:val="00721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c3">
    <w:name w:val="sc3"/>
    <w:basedOn w:val="Normal"/>
    <w:rsid w:val="00721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</w:rPr>
  </w:style>
  <w:style w:type="paragraph" w:customStyle="1" w:styleId="sc4">
    <w:name w:val="sc4"/>
    <w:basedOn w:val="Normal"/>
    <w:rsid w:val="00721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</w:rPr>
  </w:style>
  <w:style w:type="paragraph" w:customStyle="1" w:styleId="sc5">
    <w:name w:val="sc5"/>
    <w:basedOn w:val="Normal"/>
    <w:rsid w:val="00721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</w:rPr>
  </w:style>
  <w:style w:type="paragraph" w:customStyle="1" w:styleId="sc8">
    <w:name w:val="sc8"/>
    <w:basedOn w:val="Normal"/>
    <w:rsid w:val="00721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sc12">
    <w:name w:val="sc12"/>
    <w:basedOn w:val="Normal"/>
    <w:rsid w:val="00721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00"/>
      <w:sz w:val="24"/>
      <w:szCs w:val="24"/>
    </w:rPr>
  </w:style>
  <w:style w:type="paragraph" w:customStyle="1" w:styleId="sc13">
    <w:name w:val="sc13"/>
    <w:basedOn w:val="Normal"/>
    <w:rsid w:val="00721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</w:rPr>
  </w:style>
  <w:style w:type="character" w:styleId="Hyperlink">
    <w:name w:val="Hyperlink"/>
    <w:basedOn w:val="Fontdeparagrafimplicit"/>
    <w:uiPriority w:val="99"/>
    <w:unhideWhenUsed/>
    <w:rsid w:val="00B56E10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B56E10"/>
    <w:rPr>
      <w:color w:val="605E5C"/>
      <w:shd w:val="clear" w:color="auto" w:fill="E1DFDD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8A31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8A31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8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2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56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2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6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8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0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0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6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4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7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7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2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7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3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71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86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4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9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9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1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9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1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4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2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4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9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9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6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0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87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4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5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9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4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9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1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1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6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microsoft.com/office/2011/relationships/people" Target="peop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218A3-DFED-4F1C-A5D4-D408037EF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1664</TotalTime>
  <Pages>60</Pages>
  <Words>9764</Words>
  <Characters>55660</Characters>
  <Application>Microsoft Office Word</Application>
  <DocSecurity>0</DocSecurity>
  <Lines>463</Lines>
  <Paragraphs>130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Coblisan</dc:creator>
  <cp:keywords/>
  <dc:description/>
  <cp:lastModifiedBy>George Coblisan</cp:lastModifiedBy>
  <cp:revision>42</cp:revision>
  <dcterms:created xsi:type="dcterms:W3CDTF">2020-05-11T08:36:00Z</dcterms:created>
  <dcterms:modified xsi:type="dcterms:W3CDTF">2020-05-20T19:23:00Z</dcterms:modified>
</cp:coreProperties>
</file>